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6118E" w:rsidR="008300A2" w:rsidP="008300A2" w:rsidRDefault="008300A2" w14:paraId="23D36049" w14:textId="77777777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  <w:r w:rsidRPr="00E6118E">
        <w:rPr>
          <w:rFonts w:ascii="Times New Roman" w:hAnsi="Times New Roman" w:cs="Times New Roman"/>
          <w:noProof/>
        </w:rPr>
        <w:drawing>
          <wp:inline distT="0" distB="0" distL="0" distR="0" wp14:anchorId="1BB1B90C" wp14:editId="0BF96024">
            <wp:extent cx="3381375" cy="2181225"/>
            <wp:effectExtent l="0" t="0" r="0" b="0"/>
            <wp:docPr id="1627742262" name="drawing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42262" name="drawing" descr="A black background with a black squar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6118E" w:rsidR="008300A2" w:rsidP="008300A2" w:rsidRDefault="008300A2" w14:paraId="7F219AEB" w14:textId="77777777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  <w:r w:rsidRPr="00E6118E">
        <w:rPr>
          <w:rFonts w:ascii="Times New Roman" w:hAnsi="Times New Roman" w:cs="Times New Roman"/>
          <w:noProof/>
        </w:rPr>
        <w:drawing>
          <wp:inline distT="0" distB="0" distL="0" distR="0" wp14:anchorId="157238FD" wp14:editId="5A0105A5">
            <wp:extent cx="5400675" cy="19050"/>
            <wp:effectExtent l="0" t="0" r="0" b="0"/>
            <wp:docPr id="1539949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49443" name="Picture 15399494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6118E" w:rsidR="008300A2" w:rsidP="008300A2" w:rsidRDefault="008300A2" w14:paraId="474137BC" w14:textId="77777777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E6118E" w:rsidR="008300A2" w:rsidP="008300A2" w:rsidRDefault="008300A2" w14:paraId="2C0405A2" w14:textId="77777777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Pr="00E6118E" w:rsidR="008300A2" w:rsidP="008300A2" w:rsidRDefault="008300A2" w14:paraId="3158E5A1" w14:textId="77777777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Pr="00E6118E" w:rsidR="008300A2" w:rsidP="008300A2" w:rsidRDefault="008300A2" w14:paraId="3A6E19CB" w14:textId="77777777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Pr="00E6118E" w:rsidR="008300A2" w:rsidP="008300A2" w:rsidRDefault="008300A2" w14:paraId="2CE06574" w14:textId="77777777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Pr="00E6118E" w:rsidR="008300A2" w:rsidP="008300A2" w:rsidRDefault="008300A2" w14:paraId="37A0CB6A" w14:textId="77777777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 w:rsidRPr="00E6118E">
        <w:rPr>
          <w:rFonts w:ascii="Times New Roman" w:hAnsi="Times New Roman" w:eastAsia="Times New Roman" w:cs="Times New Roman"/>
          <w:b/>
          <w:bCs/>
          <w:color w:val="000000" w:themeColor="text1"/>
        </w:rPr>
        <w:t>Relatório</w:t>
      </w:r>
    </w:p>
    <w:p w:rsidRPr="00E6118E" w:rsidR="008300A2" w:rsidP="008300A2" w:rsidRDefault="008300A2" w14:paraId="2EA864CB" w14:textId="77777777">
      <w:pPr>
        <w:shd w:val="clear" w:color="auto" w:fill="FFFFFF" w:themeFill="background1"/>
        <w:spacing w:after="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E6118E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Pr="00E6118E" w:rsidR="008300A2" w:rsidP="008300A2" w:rsidRDefault="008300A2" w14:paraId="0D2F9DEF" w14:textId="77777777">
      <w:pPr>
        <w:shd w:val="clear" w:color="auto" w:fill="FFFFFF" w:themeFill="background1"/>
        <w:spacing w:after="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E6118E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Pr="00E6118E" w:rsidR="002277B8" w:rsidP="008300A2" w:rsidRDefault="002277B8" w14:paraId="5575DF4E" w14:textId="77777777">
      <w:pPr>
        <w:shd w:val="clear" w:color="auto" w:fill="FFFFFF" w:themeFill="background1"/>
        <w:spacing w:after="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2C6ADB" w:rsidP="008300A2" w:rsidRDefault="002C6ADB" w14:paraId="72556C6C" w14:textId="0B16DF63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color w:val="000000" w:themeColor="text1"/>
          <w:lang w:val="pt-BR"/>
        </w:rPr>
      </w:pPr>
      <w:r>
        <w:rPr>
          <w:rFonts w:ascii="Times New Roman" w:hAnsi="Times New Roman" w:eastAsia="Times New Roman" w:cs="Times New Roman"/>
          <w:color w:val="000000" w:themeColor="text1"/>
          <w:lang w:val="pt-BR"/>
        </w:rPr>
        <w:t>Grupo 2</w:t>
      </w:r>
    </w:p>
    <w:p w:rsidRPr="00E6118E" w:rsidR="008300A2" w:rsidP="008300A2" w:rsidRDefault="008300A2" w14:paraId="2604975E" w14:textId="17494E81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00E6118E">
        <w:rPr>
          <w:rFonts w:ascii="Times New Roman" w:hAnsi="Times New Roman" w:eastAsia="Times New Roman" w:cs="Times New Roman"/>
          <w:color w:val="000000" w:themeColor="text1"/>
          <w:lang w:val="pt-BR"/>
        </w:rPr>
        <w:t>André Soares, aluno n.º 98306</w:t>
      </w:r>
      <w:r w:rsidRPr="00E6118E">
        <w:rPr>
          <w:rFonts w:ascii="Times New Roman" w:hAnsi="Times New Roman" w:eastAsia="Times New Roman" w:cs="Times New Roman"/>
          <w:color w:val="000000" w:themeColor="text1"/>
          <w:lang w:val="pt"/>
        </w:rPr>
        <w:t xml:space="preserve"> </w:t>
      </w:r>
    </w:p>
    <w:p w:rsidRPr="00E6118E" w:rsidR="008300A2" w:rsidP="008300A2" w:rsidRDefault="008300A2" w14:paraId="192FB76F" w14:textId="77777777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00E6118E">
        <w:rPr>
          <w:rFonts w:ascii="Times New Roman" w:hAnsi="Times New Roman" w:eastAsia="Times New Roman" w:cs="Times New Roman"/>
          <w:color w:val="000000" w:themeColor="text1"/>
          <w:lang w:val="pt"/>
        </w:rPr>
        <w:t>António Navalhas, aluno n.º 108187</w:t>
      </w:r>
    </w:p>
    <w:p w:rsidRPr="00E6118E" w:rsidR="008300A2" w:rsidP="008300A2" w:rsidRDefault="008300A2" w14:paraId="569CDF56" w14:textId="77777777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00E6118E">
        <w:rPr>
          <w:rFonts w:ascii="Times New Roman" w:hAnsi="Times New Roman" w:eastAsia="Times New Roman" w:cs="Times New Roman"/>
          <w:color w:val="000000" w:themeColor="text1"/>
          <w:lang w:val="en-US"/>
        </w:rPr>
        <w:t>Lifan Chen, aluno n.º 136520</w:t>
      </w:r>
    </w:p>
    <w:p w:rsidRPr="00E6118E" w:rsidR="008300A2" w:rsidP="008300A2" w:rsidRDefault="008300A2" w14:paraId="5B30C10E" w14:textId="77777777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00E6118E">
        <w:rPr>
          <w:rFonts w:ascii="Times New Roman" w:hAnsi="Times New Roman" w:eastAsia="Times New Roman" w:cs="Times New Roman"/>
          <w:color w:val="000000" w:themeColor="text1"/>
          <w:lang w:val="pt-BR"/>
        </w:rPr>
        <w:t>Pedro Lourenço, aluno n.º 133931</w:t>
      </w:r>
    </w:p>
    <w:p w:rsidRPr="00E6118E" w:rsidR="008300A2" w:rsidP="008300A2" w:rsidRDefault="008300A2" w14:paraId="3F293EF1" w14:textId="77777777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E6118E" w:rsidR="008300A2" w:rsidP="008300A2" w:rsidRDefault="008300A2" w14:paraId="2C6076CC" w14:textId="77777777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E6118E" w:rsidR="00400F98" w:rsidP="008300A2" w:rsidRDefault="00400F98" w14:paraId="548B675D" w14:textId="77777777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E6118E" w:rsidR="008300A2" w:rsidP="008300A2" w:rsidRDefault="008300A2" w14:paraId="0BBA4262" w14:textId="77777777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E6118E" w:rsidR="002277B8" w:rsidP="008300A2" w:rsidRDefault="002277B8" w14:paraId="03916E04" w14:textId="77777777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E6118E" w:rsidR="008300A2" w:rsidP="008300A2" w:rsidRDefault="008300A2" w14:paraId="7D363CB5" w14:textId="77777777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  <w:r w:rsidRPr="00E6118E">
        <w:rPr>
          <w:rFonts w:ascii="Times New Roman" w:hAnsi="Times New Roman" w:eastAsia="Times New Roman" w:cs="Times New Roman"/>
          <w:color w:val="000000" w:themeColor="text1"/>
          <w:lang w:val="pt"/>
        </w:rPr>
        <w:t xml:space="preserve"> </w:t>
      </w:r>
    </w:p>
    <w:p w:rsidRPr="00E6118E" w:rsidR="008300A2" w:rsidP="008300A2" w:rsidRDefault="008300A2" w14:paraId="24C3E0DE" w14:textId="77777777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cs="Times New Roman"/>
        </w:rPr>
      </w:pPr>
      <w:r w:rsidRPr="00E6118E">
        <w:rPr>
          <w:rFonts w:ascii="Times New Roman" w:hAnsi="Times New Roman" w:eastAsia="Times New Roman" w:cs="Times New Roman"/>
          <w:b/>
          <w:bCs/>
          <w:color w:val="000000" w:themeColor="text1"/>
          <w:lang w:val="pt-BR"/>
        </w:rPr>
        <w:t>Mestrado:</w:t>
      </w:r>
      <w:r w:rsidRPr="00E6118E">
        <w:rPr>
          <w:rFonts w:ascii="Times New Roman" w:hAnsi="Times New Roman" w:eastAsia="Times New Roman" w:cs="Times New Roman"/>
          <w:color w:val="000000" w:themeColor="text1"/>
          <w:lang w:val="pt-BR"/>
        </w:rPr>
        <w:t xml:space="preserve"> Ciência de Dados</w:t>
      </w:r>
    </w:p>
    <w:p w:rsidRPr="00E6118E" w:rsidR="008300A2" w:rsidP="008300A2" w:rsidRDefault="008300A2" w14:paraId="09967AE5" w14:textId="77777777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</w:rPr>
      </w:pPr>
    </w:p>
    <w:p w:rsidRPr="00E6118E" w:rsidR="008300A2" w:rsidP="008300A2" w:rsidRDefault="008300A2" w14:paraId="6CF5594A" w14:textId="23D9AB60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00E6118E">
        <w:rPr>
          <w:rFonts w:ascii="Times New Roman" w:hAnsi="Times New Roman" w:eastAsia="Times New Roman" w:cs="Times New Roman"/>
          <w:b/>
          <w:bCs/>
          <w:color w:val="000000" w:themeColor="text1"/>
          <w:lang w:val="pt-BR"/>
        </w:rPr>
        <w:t>Unidade curricular:</w:t>
      </w:r>
      <w:r w:rsidRPr="00E6118E">
        <w:rPr>
          <w:rFonts w:ascii="Times New Roman" w:hAnsi="Times New Roman" w:eastAsia="Times New Roman" w:cs="Times New Roman"/>
          <w:color w:val="000000" w:themeColor="text1"/>
          <w:lang w:val="pt-BR"/>
        </w:rPr>
        <w:t xml:space="preserve"> </w:t>
      </w:r>
      <w:r w:rsidRPr="00E6118E" w:rsidR="007F093D">
        <w:rPr>
          <w:rFonts w:ascii="Times New Roman" w:hAnsi="Times New Roman" w:eastAsia="Times New Roman" w:cs="Times New Roman"/>
          <w:color w:val="000000" w:themeColor="text1"/>
          <w:lang w:val="pt-BR"/>
        </w:rPr>
        <w:t xml:space="preserve">Aprendizagem </w:t>
      </w:r>
      <w:r w:rsidRPr="00E6118E" w:rsidR="001D31E4">
        <w:rPr>
          <w:rFonts w:ascii="Times New Roman" w:hAnsi="Times New Roman" w:eastAsia="Times New Roman" w:cs="Times New Roman"/>
          <w:color w:val="000000" w:themeColor="text1"/>
          <w:lang w:val="pt-BR"/>
        </w:rPr>
        <w:t>Esta</w:t>
      </w:r>
      <w:r w:rsidRPr="00E6118E" w:rsidR="003E0A29">
        <w:rPr>
          <w:rFonts w:ascii="Times New Roman" w:hAnsi="Times New Roman" w:eastAsia="Times New Roman" w:cs="Times New Roman"/>
          <w:color w:val="000000" w:themeColor="text1"/>
          <w:lang w:val="pt-BR"/>
        </w:rPr>
        <w:t>tística Não Super</w:t>
      </w:r>
      <w:r w:rsidRPr="00E6118E" w:rsidR="00F92C38">
        <w:rPr>
          <w:rFonts w:ascii="Times New Roman" w:hAnsi="Times New Roman" w:eastAsia="Times New Roman" w:cs="Times New Roman"/>
          <w:color w:val="000000" w:themeColor="text1"/>
          <w:lang w:val="pt-BR"/>
        </w:rPr>
        <w:t>visionada</w:t>
      </w:r>
    </w:p>
    <w:p w:rsidRPr="00E6118E" w:rsidR="008300A2" w:rsidP="008300A2" w:rsidRDefault="008300A2" w14:paraId="1B6F4B45" w14:textId="77777777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  <w:lang w:val="pt-BR"/>
        </w:rPr>
      </w:pPr>
    </w:p>
    <w:p w:rsidRPr="00E6118E" w:rsidR="008300A2" w:rsidP="008300A2" w:rsidRDefault="008300A2" w14:paraId="17A75263" w14:textId="77777777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Pr="00E6118E" w:rsidR="008300A2" w:rsidP="008300A2" w:rsidRDefault="008300A2" w14:paraId="09105BE9" w14:textId="0E21388F">
      <w:pPr>
        <w:shd w:val="clear" w:color="auto" w:fill="FFFFFF" w:themeFill="background1"/>
        <w:spacing w:after="0" w:line="218" w:lineRule="auto"/>
        <w:jc w:val="center"/>
        <w:rPr>
          <w:rFonts w:ascii="Times New Roman" w:hAnsi="Times New Roman" w:eastAsia="Times New Roman" w:cs="Times New Roman"/>
          <w:color w:val="000000" w:themeColor="text1"/>
          <w:lang w:val="pt-BR"/>
        </w:rPr>
      </w:pPr>
      <w:r w:rsidRPr="00E6118E">
        <w:rPr>
          <w:rFonts w:ascii="Times New Roman" w:hAnsi="Times New Roman" w:eastAsia="Times New Roman" w:cs="Times New Roman"/>
          <w:color w:val="000000" w:themeColor="text1"/>
          <w:lang w:val="pt-BR"/>
        </w:rPr>
        <w:t xml:space="preserve">Professor Doutor, </w:t>
      </w:r>
      <w:r w:rsidRPr="00E6118E" w:rsidR="0099191B">
        <w:rPr>
          <w:rFonts w:ascii="Times New Roman" w:hAnsi="Times New Roman" w:eastAsia="Times New Roman" w:cs="Times New Roman"/>
          <w:color w:val="000000" w:themeColor="text1"/>
          <w:lang w:val="pt-BR"/>
        </w:rPr>
        <w:t>José</w:t>
      </w:r>
      <w:r w:rsidRPr="00E6118E" w:rsidR="0007673C">
        <w:rPr>
          <w:rFonts w:ascii="Times New Roman" w:hAnsi="Times New Roman" w:eastAsia="Times New Roman" w:cs="Times New Roman"/>
          <w:color w:val="000000" w:themeColor="text1"/>
          <w:lang w:val="pt-BR"/>
        </w:rPr>
        <w:t xml:space="preserve"> G. Dias</w:t>
      </w:r>
    </w:p>
    <w:p w:rsidRPr="00E6118E" w:rsidR="008300A2" w:rsidP="008300A2" w:rsidRDefault="008300A2" w14:paraId="53A2B91C" w14:textId="7777777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00E6118E">
        <w:rPr>
          <w:rFonts w:ascii="Times New Roman" w:hAnsi="Times New Roman" w:eastAsia="Times New Roman" w:cs="Times New Roman"/>
          <w:color w:val="000000" w:themeColor="text1"/>
          <w:lang w:val="pt-BR"/>
        </w:rPr>
        <w:t>ISCTE – Instituto Universitário de Lisboa</w:t>
      </w:r>
    </w:p>
    <w:p w:rsidRPr="00E6118E" w:rsidR="008300A2" w:rsidP="008300A2" w:rsidRDefault="008300A2" w14:paraId="24A43B3E" w14:textId="77777777">
      <w:pPr>
        <w:shd w:val="clear" w:color="auto" w:fill="FFFFFF" w:themeFill="background1"/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E6118E">
        <w:rPr>
          <w:rFonts w:ascii="Times New Roman" w:hAnsi="Times New Roman" w:eastAsia="Times New Roman" w:cs="Times New Roman"/>
          <w:color w:val="000000" w:themeColor="text1"/>
          <w:lang w:val="pt"/>
        </w:rPr>
        <w:t xml:space="preserve"> </w:t>
      </w:r>
    </w:p>
    <w:p w:rsidRPr="00E6118E" w:rsidR="008300A2" w:rsidP="008300A2" w:rsidRDefault="008300A2" w14:paraId="4B818BB8" w14:textId="77777777">
      <w:pPr>
        <w:shd w:val="clear" w:color="auto" w:fill="FFFFFF" w:themeFill="background1"/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lang w:val="pt"/>
        </w:rPr>
      </w:pPr>
      <w:r w:rsidRPr="00E6118E">
        <w:rPr>
          <w:rFonts w:ascii="Times New Roman" w:hAnsi="Times New Roman" w:eastAsia="Times New Roman" w:cs="Times New Roman"/>
          <w:color w:val="000000" w:themeColor="text1"/>
          <w:lang w:val="pt"/>
        </w:rPr>
        <w:t xml:space="preserve"> </w:t>
      </w:r>
    </w:p>
    <w:p w:rsidRPr="00E6118E" w:rsidR="00400F98" w:rsidP="008300A2" w:rsidRDefault="00400F98" w14:paraId="4193567C" w14:textId="77777777">
      <w:pPr>
        <w:shd w:val="clear" w:color="auto" w:fill="FFFFFF" w:themeFill="background1"/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Pr="00E6118E" w:rsidR="6E7DDC63" w:rsidP="008300A2" w:rsidRDefault="004C122B" w14:paraId="046F1327" w14:textId="00A936C1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E6118E">
        <w:rPr>
          <w:rFonts w:ascii="Times New Roman" w:hAnsi="Times New Roman" w:eastAsia="Times New Roman" w:cs="Times New Roman"/>
          <w:color w:val="000000" w:themeColor="text1"/>
        </w:rPr>
        <w:t>Deze</w:t>
      </w:r>
      <w:r w:rsidRPr="00E6118E" w:rsidR="008300A2">
        <w:rPr>
          <w:rFonts w:ascii="Times New Roman" w:hAnsi="Times New Roman" w:eastAsia="Times New Roman" w:cs="Times New Roman"/>
          <w:color w:val="000000" w:themeColor="text1"/>
        </w:rPr>
        <w:t>mbro 2025</w:t>
      </w:r>
    </w:p>
    <w:sdt>
      <w:sdtPr>
        <w:id w:val="1182892150"/>
        <w:docPartObj>
          <w:docPartGallery w:val="Table of Contents"/>
          <w:docPartUnique/>
        </w:docPartObj>
      </w:sdtPr>
      <w:sdtContent>
        <w:p w:rsidRPr="00E6118E" w:rsidR="00433A0B" w:rsidRDefault="00433A0B" w14:paraId="6FF458A6" w14:textId="5865EA09">
          <w:pPr>
            <w:pStyle w:val="TOCHeading"/>
            <w:rPr>
              <w:rFonts w:ascii="Times New Roman" w:hAnsi="Times New Roman" w:cs="Times New Roman"/>
              <w:b w:val="1"/>
              <w:bCs w:val="1"/>
              <w:color w:val="auto"/>
              <w:sz w:val="24"/>
              <w:szCs w:val="24"/>
            </w:rPr>
          </w:pPr>
          <w:r w:rsidRPr="44393C55" w:rsidR="17B05866">
            <w:rPr>
              <w:rFonts w:ascii="Times New Roman" w:hAnsi="Times New Roman" w:cs="Times New Roman"/>
              <w:b w:val="1"/>
              <w:bCs w:val="1"/>
              <w:color w:val="auto"/>
              <w:sz w:val="24"/>
              <w:szCs w:val="24"/>
            </w:rPr>
            <w:t>Índice</w:t>
          </w:r>
        </w:p>
        <w:p w:rsidR="00796A4B" w:rsidP="44393C55" w:rsidRDefault="00433A0B" w14:paraId="752DB409" w14:textId="774B6043">
          <w:pPr>
            <w:pStyle w:val="TOC1"/>
            <w:tabs>
              <w:tab w:val="right" w:leader="dot" w:pos="8490"/>
            </w:tabs>
            <w:rPr>
              <w:rStyle w:val="Hyperlink"/>
              <w:lang w:val="en-US" w:eastAsia="zh-CN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819644561">
            <w:r w:rsidRPr="44393C55" w:rsidR="44393C55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_Toc819644561 \h</w:instrText>
            </w:r>
            <w:r>
              <w:fldChar w:fldCharType="separate"/>
            </w:r>
            <w:r w:rsidRPr="44393C55" w:rsidR="44393C5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796A4B" w:rsidP="44393C55" w:rsidRDefault="00796A4B" w14:paraId="7560B407" w14:textId="510AFCE1">
          <w:pPr>
            <w:pStyle w:val="TOC1"/>
            <w:tabs>
              <w:tab w:val="right" w:leader="dot" w:pos="8490"/>
            </w:tabs>
            <w:rPr>
              <w:rStyle w:val="Hyperlink"/>
              <w:lang w:val="en-US" w:eastAsia="zh-CN"/>
            </w:rPr>
          </w:pPr>
          <w:hyperlink w:anchor="_Toc3084879">
            <w:r w:rsidRPr="44393C55" w:rsidR="44393C55">
              <w:rPr>
                <w:rStyle w:val="Hyperlink"/>
              </w:rPr>
              <w:t>1. Preparação dos Dados</w:t>
            </w:r>
            <w:r>
              <w:tab/>
            </w:r>
            <w:r>
              <w:fldChar w:fldCharType="begin"/>
            </w:r>
            <w:r>
              <w:instrText xml:space="preserve">PAGEREF _Toc3084879 \h</w:instrText>
            </w:r>
            <w:r>
              <w:fldChar w:fldCharType="separate"/>
            </w:r>
            <w:r w:rsidRPr="44393C55" w:rsidR="44393C5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796A4B" w:rsidP="44393C55" w:rsidRDefault="00796A4B" w14:paraId="19E76D00" w14:textId="41BAD20B">
          <w:pPr>
            <w:pStyle w:val="TOC2"/>
            <w:tabs>
              <w:tab w:val="right" w:leader="dot" w:pos="8490"/>
            </w:tabs>
            <w:rPr>
              <w:rStyle w:val="Hyperlink"/>
              <w:noProof/>
              <w:lang w:val="en-US" w:eastAsia="zh-CN"/>
            </w:rPr>
          </w:pPr>
          <w:hyperlink w:anchor="_Toc834998576">
            <w:r w:rsidRPr="44393C55" w:rsidR="44393C55">
              <w:rPr>
                <w:rStyle w:val="Hyperlink"/>
              </w:rPr>
              <w:t>1.1 Caracterização</w:t>
            </w:r>
            <w:r>
              <w:tab/>
            </w:r>
            <w:r>
              <w:fldChar w:fldCharType="begin"/>
            </w:r>
            <w:r>
              <w:instrText xml:space="preserve">PAGEREF _Toc834998576 \h</w:instrText>
            </w:r>
            <w:r>
              <w:fldChar w:fldCharType="separate"/>
            </w:r>
            <w:r w:rsidRPr="44393C55" w:rsidR="44393C5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796A4B" w:rsidP="44393C55" w:rsidRDefault="00796A4B" w14:paraId="5E4D6799" w14:textId="5F4A29BA">
          <w:pPr>
            <w:pStyle w:val="TOC2"/>
            <w:tabs>
              <w:tab w:val="right" w:leader="dot" w:pos="8490"/>
            </w:tabs>
            <w:rPr>
              <w:rStyle w:val="Hyperlink"/>
              <w:noProof/>
              <w:lang w:val="en-US" w:eastAsia="zh-CN"/>
            </w:rPr>
          </w:pPr>
          <w:hyperlink w:anchor="_Toc1462729914">
            <w:r w:rsidRPr="44393C55" w:rsidR="44393C55">
              <w:rPr>
                <w:rStyle w:val="Hyperlink"/>
              </w:rPr>
              <w:t>1.2 Processo de ETL</w:t>
            </w:r>
            <w:r>
              <w:tab/>
            </w:r>
            <w:r>
              <w:fldChar w:fldCharType="begin"/>
            </w:r>
            <w:r>
              <w:instrText xml:space="preserve">PAGEREF _Toc1462729914 \h</w:instrText>
            </w:r>
            <w:r>
              <w:fldChar w:fldCharType="separate"/>
            </w:r>
            <w:r w:rsidRPr="44393C55" w:rsidR="44393C5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796A4B" w:rsidP="44393C55" w:rsidRDefault="00796A4B" w14:paraId="5A8C472D" w14:textId="28B8CEC3">
          <w:pPr>
            <w:pStyle w:val="TOC1"/>
            <w:tabs>
              <w:tab w:val="right" w:leader="dot" w:pos="8490"/>
            </w:tabs>
            <w:rPr>
              <w:rStyle w:val="Hyperlink"/>
              <w:lang w:val="en-US" w:eastAsia="zh-CN"/>
            </w:rPr>
          </w:pPr>
          <w:hyperlink w:anchor="_Toc1295623944">
            <w:r w:rsidRPr="44393C55" w:rsidR="44393C55">
              <w:rPr>
                <w:rStyle w:val="Hyperlink"/>
              </w:rPr>
              <w:t>2. Análise das Componentes Principais</w:t>
            </w:r>
            <w:r>
              <w:tab/>
            </w:r>
            <w:r>
              <w:fldChar w:fldCharType="begin"/>
            </w:r>
            <w:r>
              <w:instrText xml:space="preserve">PAGEREF _Toc1295623944 \h</w:instrText>
            </w:r>
            <w:r>
              <w:fldChar w:fldCharType="separate"/>
            </w:r>
            <w:r w:rsidRPr="44393C55" w:rsidR="44393C5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796A4B" w:rsidP="44393C55" w:rsidRDefault="00796A4B" w14:paraId="52936715" w14:textId="2D9C1230">
          <w:pPr>
            <w:pStyle w:val="TOC2"/>
            <w:tabs>
              <w:tab w:val="right" w:leader="dot" w:pos="8490"/>
            </w:tabs>
            <w:rPr>
              <w:rStyle w:val="Hyperlink"/>
              <w:noProof/>
              <w:lang w:val="en-US" w:eastAsia="zh-CN"/>
            </w:rPr>
          </w:pPr>
          <w:hyperlink w:anchor="_Toc121731096">
            <w:r w:rsidRPr="44393C55" w:rsidR="44393C55">
              <w:rPr>
                <w:rStyle w:val="Hyperlink"/>
              </w:rPr>
              <w:t>2.1 Análise das correlações</w:t>
            </w:r>
            <w:r>
              <w:tab/>
            </w:r>
            <w:r>
              <w:fldChar w:fldCharType="begin"/>
            </w:r>
            <w:r>
              <w:instrText xml:space="preserve">PAGEREF _Toc121731096 \h</w:instrText>
            </w:r>
            <w:r>
              <w:fldChar w:fldCharType="separate"/>
            </w:r>
            <w:r w:rsidRPr="44393C55" w:rsidR="44393C5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796A4B" w:rsidP="44393C55" w:rsidRDefault="00796A4B" w14:paraId="7BE67362" w14:textId="1905934B">
          <w:pPr>
            <w:pStyle w:val="TOC1"/>
            <w:tabs>
              <w:tab w:val="right" w:leader="dot" w:pos="8490"/>
            </w:tabs>
            <w:rPr>
              <w:rStyle w:val="Hyperlink"/>
              <w:noProof/>
              <w:lang w:val="en-US" w:eastAsia="zh-CN"/>
            </w:rPr>
          </w:pPr>
          <w:hyperlink w:anchor="_Toc41281952">
            <w:r w:rsidRPr="44393C55" w:rsidR="44393C55">
              <w:rPr>
                <w:rStyle w:val="Hyperlink"/>
              </w:rPr>
              <w:t>3. Clustering</w:t>
            </w:r>
            <w:r>
              <w:tab/>
            </w:r>
            <w:r>
              <w:fldChar w:fldCharType="begin"/>
            </w:r>
            <w:r>
              <w:instrText xml:space="preserve">PAGEREF _Toc41281952 \h</w:instrText>
            </w:r>
            <w:r>
              <w:fldChar w:fldCharType="separate"/>
            </w:r>
            <w:r w:rsidRPr="44393C55" w:rsidR="44393C5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96A4B" w:rsidP="44393C55" w:rsidRDefault="00796A4B" w14:paraId="52E55FE0" w14:textId="1FA10E35">
          <w:pPr>
            <w:pStyle w:val="TOC2"/>
            <w:tabs>
              <w:tab w:val="right" w:leader="dot" w:pos="8490"/>
            </w:tabs>
            <w:rPr>
              <w:rStyle w:val="Hyperlink"/>
              <w:lang w:val="en-US" w:eastAsia="zh-CN"/>
            </w:rPr>
          </w:pPr>
          <w:hyperlink w:anchor="_Toc2063809004">
            <w:r w:rsidRPr="44393C55" w:rsidR="44393C55">
              <w:rPr>
                <w:rStyle w:val="Hyperlink"/>
              </w:rPr>
              <w:t>3.1 Método Hierárquico</w:t>
            </w:r>
            <w:r>
              <w:tab/>
            </w:r>
            <w:r>
              <w:fldChar w:fldCharType="begin"/>
            </w:r>
            <w:r>
              <w:instrText xml:space="preserve">PAGEREF _Toc2063809004 \h</w:instrText>
            </w:r>
            <w:r>
              <w:fldChar w:fldCharType="separate"/>
            </w:r>
            <w:r w:rsidRPr="44393C55" w:rsidR="44393C5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96A4B" w:rsidP="44393C55" w:rsidRDefault="00796A4B" w14:paraId="449BF628" w14:textId="4FA232C8">
          <w:pPr>
            <w:pStyle w:val="TOC2"/>
            <w:tabs>
              <w:tab w:val="right" w:leader="dot" w:pos="8490"/>
            </w:tabs>
            <w:rPr>
              <w:rStyle w:val="Hyperlink"/>
              <w:noProof/>
              <w:lang w:val="en-US" w:eastAsia="zh-CN"/>
            </w:rPr>
          </w:pPr>
          <w:hyperlink w:anchor="_Toc797591520">
            <w:r w:rsidRPr="44393C55" w:rsidR="44393C55">
              <w:rPr>
                <w:rStyle w:val="Hyperlink"/>
              </w:rPr>
              <w:t>3.2 Método de Partição</w:t>
            </w:r>
            <w:r>
              <w:tab/>
            </w:r>
            <w:r>
              <w:fldChar w:fldCharType="begin"/>
            </w:r>
            <w:r>
              <w:instrText xml:space="preserve">PAGEREF _Toc797591520 \h</w:instrText>
            </w:r>
            <w:r>
              <w:fldChar w:fldCharType="separate"/>
            </w:r>
            <w:r w:rsidRPr="44393C55" w:rsidR="44393C5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796A4B" w:rsidP="44393C55" w:rsidRDefault="00796A4B" w14:paraId="2E3F37F2" w14:textId="139D3239">
          <w:pPr>
            <w:pStyle w:val="TOC2"/>
            <w:tabs>
              <w:tab w:val="right" w:leader="dot" w:pos="8490"/>
            </w:tabs>
            <w:rPr>
              <w:rStyle w:val="Hyperlink"/>
              <w:noProof/>
              <w:lang w:val="en-US" w:eastAsia="zh-CN"/>
            </w:rPr>
          </w:pPr>
          <w:hyperlink w:anchor="_Toc1960435110">
            <w:r w:rsidRPr="44393C55" w:rsidR="44393C55">
              <w:rPr>
                <w:rStyle w:val="Hyperlink"/>
              </w:rPr>
              <w:t>3.3 Método Probabilístico</w:t>
            </w:r>
            <w:r>
              <w:tab/>
            </w:r>
            <w:r>
              <w:fldChar w:fldCharType="begin"/>
            </w:r>
            <w:r>
              <w:instrText xml:space="preserve">PAGEREF _Toc1960435110 \h</w:instrText>
            </w:r>
            <w:r>
              <w:fldChar w:fldCharType="separate"/>
            </w:r>
            <w:r w:rsidRPr="44393C55" w:rsidR="44393C55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796A4B" w:rsidP="44393C55" w:rsidRDefault="00796A4B" w14:paraId="4A520978" w14:textId="449F0AE5">
          <w:pPr>
            <w:pStyle w:val="TOC1"/>
            <w:tabs>
              <w:tab w:val="right" w:leader="dot" w:pos="8490"/>
            </w:tabs>
            <w:rPr>
              <w:rStyle w:val="Hyperlink"/>
              <w:noProof/>
              <w:lang w:val="en-US" w:eastAsia="zh-CN"/>
            </w:rPr>
          </w:pPr>
          <w:hyperlink w:anchor="_Toc1601988195">
            <w:r w:rsidRPr="44393C55" w:rsidR="44393C55">
              <w:rPr>
                <w:rStyle w:val="Hyperlink"/>
              </w:rPr>
              <w:t>Anexos</w:t>
            </w:r>
            <w:r>
              <w:tab/>
            </w:r>
            <w:r>
              <w:fldChar w:fldCharType="begin"/>
            </w:r>
            <w:r>
              <w:instrText xml:space="preserve">PAGEREF _Toc1601988195 \h</w:instrText>
            </w:r>
            <w:r>
              <w:fldChar w:fldCharType="separate"/>
            </w:r>
            <w:r w:rsidRPr="44393C55" w:rsidR="44393C55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0796A4B" w:rsidP="44393C55" w:rsidRDefault="00796A4B" w14:paraId="4842102B" w14:textId="4E849DD7">
          <w:pPr>
            <w:pStyle w:val="TOC1"/>
            <w:tabs>
              <w:tab w:val="right" w:leader="dot" w:pos="8490"/>
            </w:tabs>
            <w:rPr>
              <w:rStyle w:val="Hyperlink"/>
              <w:noProof/>
              <w:lang w:val="en-US" w:eastAsia="zh-CN"/>
            </w:rPr>
          </w:pPr>
          <w:hyperlink w:anchor="_Toc979217581">
            <w:r w:rsidRPr="44393C55" w:rsidR="44393C55">
              <w:rPr>
                <w:rStyle w:val="Hyperlink"/>
              </w:rPr>
              <w:t>Bibliografia</w:t>
            </w:r>
            <w:r>
              <w:tab/>
            </w:r>
            <w:r>
              <w:fldChar w:fldCharType="begin"/>
            </w:r>
            <w:r>
              <w:instrText xml:space="preserve">PAGEREF _Toc979217581 \h</w:instrText>
            </w:r>
            <w:r>
              <w:fldChar w:fldCharType="separate"/>
            </w:r>
            <w:r w:rsidRPr="44393C55" w:rsidR="44393C55">
              <w:rPr>
                <w:rStyle w:val="Hyperlink"/>
              </w:rPr>
              <w:t>30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456D6" w:rsidRDefault="00433A0B" w14:paraId="67A59D17" w14:textId="4723048F">
      <w:pPr>
        <w:rPr>
          <w:rFonts w:ascii="Times New Roman" w:hAnsi="Times New Roman" w:cs="Times New Roman"/>
        </w:rPr>
      </w:pPr>
    </w:p>
    <w:p w:rsidR="00796A4B" w:rsidRDefault="00796A4B" w14:paraId="2FC3EC75" w14:textId="7B88A4C6">
      <w:pPr>
        <w:rPr>
          <w:rStyle w:val="Heading1Char"/>
          <w:rFonts w:ascii="Times New Roman" w:hAnsi="Times New Roman" w:cs="Times New Roman"/>
          <w:b/>
          <w:color w:val="auto"/>
          <w:sz w:val="28"/>
          <w:szCs w:val="28"/>
        </w:rPr>
      </w:pPr>
    </w:p>
    <w:p w:rsidR="58FCF529" w:rsidRDefault="58FCF529" w14:paraId="2F93B3B7" w14:textId="0815A2FC">
      <w:r>
        <w:br w:type="page"/>
      </w:r>
    </w:p>
    <w:p w:rsidRPr="00C215FD" w:rsidR="00C215FD" w:rsidP="00C215FD" w:rsidRDefault="01C42288" w14:paraId="591CA15D" w14:textId="4585B5F3">
      <w:pPr>
        <w:spacing w:line="360" w:lineRule="auto"/>
        <w:rPr>
          <w:rStyle w:val="Heading1Char"/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819644561" w:id="397132183"/>
      <w:r w:rsidRPr="44393C55" w:rsidR="22E6AD36">
        <w:rPr>
          <w:rStyle w:val="Heading1Char"/>
          <w:rFonts w:ascii="Times New Roman" w:hAnsi="Times New Roman" w:cs="Times New Roman"/>
          <w:b w:val="1"/>
          <w:bCs w:val="1"/>
          <w:color w:val="auto"/>
          <w:sz w:val="28"/>
          <w:szCs w:val="28"/>
        </w:rPr>
        <w:t>Introdução</w:t>
      </w:r>
      <w:bookmarkEnd w:id="397132183"/>
    </w:p>
    <w:p w:rsidRPr="00CA0FD5" w:rsidR="00CA0FD5" w:rsidP="00C754D6" w:rsidRDefault="00CA0FD5" w14:paraId="58A153D4" w14:textId="6C9702C0">
      <w:pPr>
        <w:spacing w:line="360" w:lineRule="auto"/>
        <w:ind w:firstLine="708"/>
        <w:jc w:val="both"/>
        <w:rPr>
          <w:rFonts w:ascii="Times New Roman" w:hAnsi="Times New Roman" w:cs="Times New Roman" w:eastAsiaTheme="majorEastAsia"/>
        </w:rPr>
      </w:pPr>
      <w:r w:rsidRPr="00CA0FD5">
        <w:rPr>
          <w:rFonts w:ascii="Times New Roman" w:hAnsi="Times New Roman" w:cs="Times New Roman" w:eastAsiaTheme="majorEastAsia"/>
        </w:rPr>
        <w:t xml:space="preserve">O desemprego jovem representa um dos </w:t>
      </w:r>
      <w:r w:rsidR="005D52FC">
        <w:rPr>
          <w:rFonts w:ascii="Times New Roman" w:hAnsi="Times New Roman" w:cs="Times New Roman" w:eastAsiaTheme="majorEastAsia"/>
        </w:rPr>
        <w:t xml:space="preserve">maiores </w:t>
      </w:r>
      <w:r w:rsidRPr="00CA0FD5">
        <w:rPr>
          <w:rFonts w:ascii="Times New Roman" w:hAnsi="Times New Roman" w:cs="Times New Roman" w:eastAsiaTheme="majorEastAsia"/>
        </w:rPr>
        <w:t>desafios</w:t>
      </w:r>
      <w:r w:rsidR="005D52FC">
        <w:rPr>
          <w:rFonts w:ascii="Times New Roman" w:hAnsi="Times New Roman" w:cs="Times New Roman" w:eastAsiaTheme="majorEastAsia"/>
        </w:rPr>
        <w:t xml:space="preserve"> </w:t>
      </w:r>
      <w:r w:rsidRPr="00CA0FD5">
        <w:rPr>
          <w:rFonts w:ascii="Times New Roman" w:hAnsi="Times New Roman" w:cs="Times New Roman" w:eastAsiaTheme="majorEastAsia"/>
        </w:rPr>
        <w:t>da economia portuguesa, manifestando-se de forma desigual no território nacional. Embora os indicadores médios ofereçam uma visão global</w:t>
      </w:r>
      <w:r w:rsidR="00AC4F5D">
        <w:rPr>
          <w:rFonts w:ascii="Times New Roman" w:hAnsi="Times New Roman" w:cs="Times New Roman" w:eastAsiaTheme="majorEastAsia"/>
        </w:rPr>
        <w:t xml:space="preserve">, </w:t>
      </w:r>
      <w:r w:rsidRPr="454E481E" w:rsidR="00AC4F5D">
        <w:rPr>
          <w:rFonts w:ascii="Times New Roman" w:hAnsi="Times New Roman" w:cs="Times New Roman" w:eastAsiaTheme="majorEastAsia"/>
        </w:rPr>
        <w:t>aca</w:t>
      </w:r>
      <w:r w:rsidRPr="454E481E" w:rsidR="5A6A2DAF">
        <w:rPr>
          <w:rFonts w:ascii="Times New Roman" w:hAnsi="Times New Roman" w:cs="Times New Roman" w:eastAsiaTheme="majorEastAsia"/>
        </w:rPr>
        <w:t>ba</w:t>
      </w:r>
      <w:r w:rsidR="00AC4F5D">
        <w:rPr>
          <w:rFonts w:ascii="Times New Roman" w:hAnsi="Times New Roman" w:cs="Times New Roman" w:eastAsiaTheme="majorEastAsia"/>
        </w:rPr>
        <w:t xml:space="preserve"> por </w:t>
      </w:r>
      <w:r w:rsidRPr="454E481E" w:rsidR="5A6A2DAF">
        <w:rPr>
          <w:rFonts w:ascii="Times New Roman" w:hAnsi="Times New Roman" w:cs="Times New Roman" w:eastAsiaTheme="majorEastAsia"/>
        </w:rPr>
        <w:t>ser difícil determinar possíveis</w:t>
      </w:r>
      <w:r w:rsidR="005D373E">
        <w:rPr>
          <w:rFonts w:ascii="Times New Roman" w:hAnsi="Times New Roman" w:cs="Times New Roman" w:eastAsiaTheme="majorEastAsia"/>
        </w:rPr>
        <w:t xml:space="preserve"> diferenças</w:t>
      </w:r>
      <w:r w:rsidRPr="00CA0FD5">
        <w:rPr>
          <w:rFonts w:ascii="Times New Roman" w:hAnsi="Times New Roman" w:cs="Times New Roman" w:eastAsiaTheme="majorEastAsia"/>
        </w:rPr>
        <w:t xml:space="preserve"> regionais</w:t>
      </w:r>
      <w:r w:rsidR="00D26905">
        <w:rPr>
          <w:rFonts w:ascii="Times New Roman" w:hAnsi="Times New Roman" w:cs="Times New Roman" w:eastAsiaTheme="majorEastAsia"/>
        </w:rPr>
        <w:t xml:space="preserve">, </w:t>
      </w:r>
      <w:r w:rsidRPr="454E481E" w:rsidR="4597073A">
        <w:rPr>
          <w:rFonts w:ascii="Times New Roman" w:hAnsi="Times New Roman" w:cs="Times New Roman" w:eastAsiaTheme="majorEastAsia"/>
        </w:rPr>
        <w:t>tais</w:t>
      </w:r>
      <w:r w:rsidRPr="00D26905" w:rsidR="00D26905">
        <w:rPr>
          <w:rFonts w:ascii="Times New Roman" w:hAnsi="Times New Roman" w:cs="Times New Roman" w:eastAsiaTheme="majorEastAsia"/>
        </w:rPr>
        <w:t xml:space="preserve"> como </w:t>
      </w:r>
      <w:r w:rsidRPr="454E481E" w:rsidR="18D28917">
        <w:rPr>
          <w:rFonts w:ascii="Times New Roman" w:hAnsi="Times New Roman" w:cs="Times New Roman" w:eastAsiaTheme="majorEastAsia"/>
        </w:rPr>
        <w:t xml:space="preserve">fatores </w:t>
      </w:r>
      <w:r w:rsidRPr="732F9ECB" w:rsidR="18D28917">
        <w:rPr>
          <w:rFonts w:ascii="Times New Roman" w:hAnsi="Times New Roman" w:cs="Times New Roman" w:eastAsiaTheme="majorEastAsia"/>
        </w:rPr>
        <w:t>relativos à</w:t>
      </w:r>
      <w:r w:rsidRPr="00D26905" w:rsidR="00D26905">
        <w:rPr>
          <w:rFonts w:ascii="Times New Roman" w:hAnsi="Times New Roman" w:cs="Times New Roman" w:eastAsiaTheme="majorEastAsia"/>
        </w:rPr>
        <w:t xml:space="preserve"> população, economia </w:t>
      </w:r>
      <w:r w:rsidRPr="23CCE5B6" w:rsidR="64CB127E">
        <w:rPr>
          <w:rFonts w:ascii="Times New Roman" w:hAnsi="Times New Roman" w:cs="Times New Roman" w:eastAsiaTheme="majorEastAsia"/>
        </w:rPr>
        <w:t xml:space="preserve">e </w:t>
      </w:r>
      <w:r w:rsidRPr="23CCE5B6" w:rsidR="00D26905">
        <w:rPr>
          <w:rFonts w:ascii="Times New Roman" w:hAnsi="Times New Roman" w:cs="Times New Roman" w:eastAsiaTheme="majorEastAsia"/>
        </w:rPr>
        <w:t xml:space="preserve">educação </w:t>
      </w:r>
      <w:r w:rsidRPr="23CCE5B6" w:rsidR="3D06DC7C">
        <w:rPr>
          <w:rFonts w:ascii="Times New Roman" w:hAnsi="Times New Roman" w:cs="Times New Roman" w:eastAsiaTheme="majorEastAsia"/>
        </w:rPr>
        <w:t>que</w:t>
      </w:r>
      <w:r w:rsidRPr="00D26905" w:rsidR="00D26905">
        <w:rPr>
          <w:rFonts w:ascii="Times New Roman" w:hAnsi="Times New Roman" w:cs="Times New Roman" w:eastAsiaTheme="majorEastAsia"/>
        </w:rPr>
        <w:t xml:space="preserve"> podem ser muito diferentes</w:t>
      </w:r>
      <w:r w:rsidRPr="23CCE5B6" w:rsidR="0E041E8A">
        <w:rPr>
          <w:rFonts w:ascii="Times New Roman" w:hAnsi="Times New Roman" w:cs="Times New Roman" w:eastAsiaTheme="majorEastAsia"/>
        </w:rPr>
        <w:t xml:space="preserve"> de região para região</w:t>
      </w:r>
      <w:r w:rsidRPr="00D26905" w:rsidR="00D26905">
        <w:rPr>
          <w:rFonts w:ascii="Times New Roman" w:hAnsi="Times New Roman" w:cs="Times New Roman" w:eastAsiaTheme="majorEastAsia"/>
        </w:rPr>
        <w:t>.</w:t>
      </w:r>
    </w:p>
    <w:p w:rsidR="00CA0FD5" w:rsidP="00C754D6" w:rsidRDefault="00CA0FD5" w14:paraId="4019C16F" w14:textId="638A5362">
      <w:pPr>
        <w:spacing w:line="360" w:lineRule="auto"/>
        <w:ind w:firstLine="708"/>
        <w:jc w:val="both"/>
        <w:rPr>
          <w:rFonts w:ascii="Times New Roman" w:hAnsi="Times New Roman" w:cs="Times New Roman" w:eastAsiaTheme="majorEastAsia"/>
        </w:rPr>
      </w:pPr>
      <w:r w:rsidRPr="00CA0FD5">
        <w:rPr>
          <w:rFonts w:ascii="Times New Roman" w:hAnsi="Times New Roman" w:cs="Times New Roman" w:eastAsiaTheme="majorEastAsia"/>
        </w:rPr>
        <w:t xml:space="preserve">Nesse sentido, </w:t>
      </w:r>
      <w:r w:rsidRPr="00511902" w:rsidR="00511902">
        <w:rPr>
          <w:rFonts w:ascii="Times New Roman" w:hAnsi="Times New Roman" w:cs="Times New Roman" w:eastAsiaTheme="majorEastAsia"/>
        </w:rPr>
        <w:t xml:space="preserve">o objetivo deste estudo </w:t>
      </w:r>
      <w:r w:rsidRPr="23CCE5B6" w:rsidR="61DF192E">
        <w:rPr>
          <w:rFonts w:ascii="Times New Roman" w:hAnsi="Times New Roman" w:cs="Times New Roman" w:eastAsiaTheme="majorEastAsia"/>
        </w:rPr>
        <w:t>foi</w:t>
      </w:r>
      <w:r w:rsidRPr="00511902" w:rsidR="00511902">
        <w:rPr>
          <w:rFonts w:ascii="Times New Roman" w:hAnsi="Times New Roman" w:cs="Times New Roman" w:eastAsiaTheme="majorEastAsia"/>
        </w:rPr>
        <w:t xml:space="preserve"> criar um modelo estatístico </w:t>
      </w:r>
      <w:r w:rsidRPr="03DEF1A8" w:rsidR="35B0202E">
        <w:rPr>
          <w:rFonts w:ascii="Times New Roman" w:hAnsi="Times New Roman" w:cs="Times New Roman" w:eastAsiaTheme="majorEastAsia"/>
        </w:rPr>
        <w:t xml:space="preserve">não supervisionado </w:t>
      </w:r>
      <w:r w:rsidRPr="6F3D5F53" w:rsidR="35B0202E">
        <w:rPr>
          <w:rFonts w:ascii="Times New Roman" w:hAnsi="Times New Roman" w:cs="Times New Roman" w:eastAsiaTheme="majorEastAsia"/>
        </w:rPr>
        <w:t>com</w:t>
      </w:r>
      <w:r w:rsidRPr="6F3D5F53" w:rsidR="00511902">
        <w:rPr>
          <w:rFonts w:ascii="Times New Roman" w:hAnsi="Times New Roman" w:cs="Times New Roman" w:eastAsiaTheme="majorEastAsia"/>
        </w:rPr>
        <w:t xml:space="preserve"> </w:t>
      </w:r>
      <w:r w:rsidRPr="6F3D5F53" w:rsidR="3686EDB0">
        <w:rPr>
          <w:rFonts w:ascii="Times New Roman" w:hAnsi="Times New Roman" w:cs="Times New Roman" w:eastAsiaTheme="majorEastAsia"/>
        </w:rPr>
        <w:t>o intuito</w:t>
      </w:r>
      <w:r w:rsidRPr="00511902" w:rsidR="00511902">
        <w:rPr>
          <w:rFonts w:ascii="Times New Roman" w:hAnsi="Times New Roman" w:cs="Times New Roman" w:eastAsiaTheme="majorEastAsia"/>
        </w:rPr>
        <w:t xml:space="preserve"> </w:t>
      </w:r>
      <w:r w:rsidRPr="39C5016A" w:rsidR="3686EDB0">
        <w:rPr>
          <w:rFonts w:ascii="Times New Roman" w:hAnsi="Times New Roman" w:cs="Times New Roman" w:eastAsiaTheme="majorEastAsia"/>
        </w:rPr>
        <w:t>de</w:t>
      </w:r>
      <w:r w:rsidRPr="00511902" w:rsidR="00511902">
        <w:rPr>
          <w:rFonts w:ascii="Times New Roman" w:hAnsi="Times New Roman" w:cs="Times New Roman" w:eastAsiaTheme="majorEastAsia"/>
        </w:rPr>
        <w:t xml:space="preserve"> entender melhor </w:t>
      </w:r>
      <w:r w:rsidRPr="7FA91A29" w:rsidR="69BC56F9">
        <w:rPr>
          <w:rFonts w:ascii="Times New Roman" w:hAnsi="Times New Roman" w:cs="Times New Roman" w:eastAsiaTheme="majorEastAsia"/>
        </w:rPr>
        <w:t xml:space="preserve">essas mesmas </w:t>
      </w:r>
      <w:r w:rsidRPr="6888AB73" w:rsidR="69BC56F9">
        <w:rPr>
          <w:rFonts w:ascii="Times New Roman" w:hAnsi="Times New Roman" w:cs="Times New Roman" w:eastAsiaTheme="majorEastAsia"/>
        </w:rPr>
        <w:t>discrepâncias pel</w:t>
      </w:r>
      <w:r w:rsidRPr="6888AB73" w:rsidR="00511902">
        <w:rPr>
          <w:rFonts w:ascii="Times New Roman" w:hAnsi="Times New Roman" w:cs="Times New Roman" w:eastAsiaTheme="majorEastAsia"/>
        </w:rPr>
        <w:t>os</w:t>
      </w:r>
      <w:r w:rsidRPr="00511902" w:rsidR="00511902">
        <w:rPr>
          <w:rFonts w:ascii="Times New Roman" w:hAnsi="Times New Roman" w:cs="Times New Roman" w:eastAsiaTheme="majorEastAsia"/>
        </w:rPr>
        <w:t xml:space="preserve"> </w:t>
      </w:r>
      <w:r w:rsidRPr="4489D0C4" w:rsidR="1B1B1C40">
        <w:rPr>
          <w:rFonts w:ascii="Times New Roman" w:hAnsi="Times New Roman" w:cs="Times New Roman" w:eastAsiaTheme="majorEastAsia"/>
        </w:rPr>
        <w:t>vários</w:t>
      </w:r>
      <w:r w:rsidRPr="4489D0C4" w:rsidR="00511902">
        <w:rPr>
          <w:rFonts w:ascii="Times New Roman" w:hAnsi="Times New Roman" w:cs="Times New Roman" w:eastAsiaTheme="majorEastAsia"/>
        </w:rPr>
        <w:t xml:space="preserve"> </w:t>
      </w:r>
      <w:r w:rsidRPr="00511902" w:rsidR="00511902">
        <w:rPr>
          <w:rFonts w:ascii="Times New Roman" w:hAnsi="Times New Roman" w:cs="Times New Roman" w:eastAsiaTheme="majorEastAsia"/>
        </w:rPr>
        <w:t xml:space="preserve">municípios portugueses. </w:t>
      </w:r>
      <w:r w:rsidRPr="09BCBE82" w:rsidR="212C1CA4">
        <w:rPr>
          <w:rFonts w:ascii="Times New Roman" w:hAnsi="Times New Roman" w:cs="Times New Roman" w:eastAsiaTheme="majorEastAsia"/>
        </w:rPr>
        <w:t xml:space="preserve">O objetivo foi </w:t>
      </w:r>
      <w:r w:rsidRPr="535AA7A2" w:rsidR="212C1CA4">
        <w:rPr>
          <w:rFonts w:ascii="Times New Roman" w:hAnsi="Times New Roman" w:cs="Times New Roman" w:eastAsiaTheme="majorEastAsia"/>
        </w:rPr>
        <w:t>determinar</w:t>
      </w:r>
      <w:r w:rsidRPr="00511902" w:rsidR="00511902">
        <w:rPr>
          <w:rFonts w:ascii="Times New Roman" w:hAnsi="Times New Roman" w:cs="Times New Roman" w:eastAsiaTheme="majorEastAsia"/>
        </w:rPr>
        <w:t xml:space="preserve"> quais </w:t>
      </w:r>
      <w:r w:rsidRPr="535AA7A2" w:rsidR="212C1CA4">
        <w:rPr>
          <w:rFonts w:ascii="Times New Roman" w:hAnsi="Times New Roman" w:cs="Times New Roman" w:eastAsiaTheme="majorEastAsia"/>
        </w:rPr>
        <w:t>os</w:t>
      </w:r>
      <w:r w:rsidRPr="00511902" w:rsidR="00511902">
        <w:rPr>
          <w:rFonts w:ascii="Times New Roman" w:hAnsi="Times New Roman" w:cs="Times New Roman" w:eastAsiaTheme="majorEastAsia"/>
        </w:rPr>
        <w:t xml:space="preserve"> fatores </w:t>
      </w:r>
      <w:r w:rsidRPr="00007ED2" w:rsidR="00007ED2">
        <w:rPr>
          <w:rFonts w:ascii="Times New Roman" w:hAnsi="Times New Roman" w:cs="Times New Roman" w:eastAsiaTheme="majorEastAsia"/>
        </w:rPr>
        <w:t xml:space="preserve">socioeconómicos </w:t>
      </w:r>
      <w:r w:rsidRPr="2AE4D093" w:rsidR="15C0FC0B">
        <w:rPr>
          <w:rFonts w:ascii="Times New Roman" w:hAnsi="Times New Roman" w:cs="Times New Roman" w:eastAsiaTheme="majorEastAsia"/>
        </w:rPr>
        <w:t>que</w:t>
      </w:r>
      <w:r w:rsidRPr="2AE4D093" w:rsidR="00007ED2">
        <w:rPr>
          <w:rFonts w:ascii="Times New Roman" w:hAnsi="Times New Roman" w:cs="Times New Roman" w:eastAsiaTheme="majorEastAsia"/>
        </w:rPr>
        <w:t xml:space="preserve"> </w:t>
      </w:r>
      <w:r w:rsidRPr="00511902" w:rsidR="00511902">
        <w:rPr>
          <w:rFonts w:ascii="Times New Roman" w:hAnsi="Times New Roman" w:cs="Times New Roman" w:eastAsiaTheme="majorEastAsia"/>
        </w:rPr>
        <w:t>influenciam a taxa de desemprego entre jovens em relação à população que está</w:t>
      </w:r>
      <w:r w:rsidR="00511902">
        <w:rPr>
          <w:rFonts w:ascii="Times New Roman" w:hAnsi="Times New Roman" w:cs="Times New Roman" w:eastAsiaTheme="majorEastAsia"/>
        </w:rPr>
        <w:t xml:space="preserve"> a</w:t>
      </w:r>
      <w:r w:rsidRPr="00511902" w:rsidR="00511902">
        <w:rPr>
          <w:rFonts w:ascii="Times New Roman" w:hAnsi="Times New Roman" w:cs="Times New Roman" w:eastAsiaTheme="majorEastAsia"/>
        </w:rPr>
        <w:t xml:space="preserve"> trabalha</w:t>
      </w:r>
      <w:r w:rsidR="00511902">
        <w:rPr>
          <w:rFonts w:ascii="Times New Roman" w:hAnsi="Times New Roman" w:cs="Times New Roman" w:eastAsiaTheme="majorEastAsia"/>
        </w:rPr>
        <w:t>r</w:t>
      </w:r>
      <w:r w:rsidRPr="00511902" w:rsidR="00511902">
        <w:rPr>
          <w:rFonts w:ascii="Times New Roman" w:hAnsi="Times New Roman" w:cs="Times New Roman" w:eastAsiaTheme="majorEastAsia"/>
        </w:rPr>
        <w:t>.</w:t>
      </w:r>
    </w:p>
    <w:p w:rsidRPr="00C215FD" w:rsidR="00CA0FD5" w:rsidP="00355199" w:rsidRDefault="590F53ED" w14:paraId="371E9BDD" w14:textId="1C172F15">
      <w:pPr>
        <w:spacing w:line="360" w:lineRule="auto"/>
        <w:ind w:firstLine="708"/>
        <w:jc w:val="both"/>
        <w:rPr>
          <w:rStyle w:val="Heading1Char"/>
          <w:rFonts w:ascii="Times New Roman" w:hAnsi="Times New Roman" w:cs="Times New Roman"/>
          <w:b/>
          <w:color w:val="auto"/>
          <w:sz w:val="28"/>
          <w:szCs w:val="28"/>
        </w:rPr>
      </w:pPr>
      <w:r w:rsidRPr="0A56EF3E">
        <w:rPr>
          <w:rFonts w:ascii="Times New Roman" w:hAnsi="Times New Roman" w:cs="Times New Roman" w:eastAsiaTheme="majorEastAsia"/>
        </w:rPr>
        <w:t>Para tal, recorreu-se a</w:t>
      </w:r>
      <w:r w:rsidRPr="002E7E38" w:rsidR="002E7E38">
        <w:rPr>
          <w:rFonts w:ascii="Times New Roman" w:hAnsi="Times New Roman" w:cs="Times New Roman" w:eastAsiaTheme="majorEastAsia"/>
        </w:rPr>
        <w:t xml:space="preserve"> dados do Instituto Nacional de Estatística, o INE</w:t>
      </w:r>
      <w:r w:rsidRPr="0A56EF3E" w:rsidR="0A5DDBA0">
        <w:rPr>
          <w:rFonts w:ascii="Times New Roman" w:hAnsi="Times New Roman" w:cs="Times New Roman" w:eastAsiaTheme="majorEastAsia"/>
        </w:rPr>
        <w:t xml:space="preserve">, de forma a obter um </w:t>
      </w:r>
      <w:r w:rsidRPr="0A56EF3E" w:rsidR="0A5DDBA0">
        <w:rPr>
          <w:rFonts w:ascii="Times New Roman" w:hAnsi="Times New Roman" w:cs="Times New Roman" w:eastAsiaTheme="majorEastAsia"/>
          <w:i/>
          <w:iCs/>
        </w:rPr>
        <w:t>DataSet</w:t>
      </w:r>
      <w:r w:rsidRPr="0A56EF3E" w:rsidR="0A5DDBA0">
        <w:rPr>
          <w:rFonts w:ascii="Times New Roman" w:hAnsi="Times New Roman" w:cs="Times New Roman" w:eastAsiaTheme="majorEastAsia"/>
        </w:rPr>
        <w:t xml:space="preserve"> com </w:t>
      </w:r>
      <w:r w:rsidRPr="002E7E38" w:rsidR="002E7E38">
        <w:rPr>
          <w:rFonts w:ascii="Times New Roman" w:hAnsi="Times New Roman" w:cs="Times New Roman" w:eastAsiaTheme="majorEastAsia"/>
        </w:rPr>
        <w:t xml:space="preserve">variáveis </w:t>
      </w:r>
      <w:r w:rsidRPr="0A56EF3E" w:rsidR="0A5DDBA0">
        <w:rPr>
          <w:rFonts w:ascii="Times New Roman" w:hAnsi="Times New Roman" w:cs="Times New Roman" w:eastAsiaTheme="majorEastAsia"/>
        </w:rPr>
        <w:t>relevantes para a análise</w:t>
      </w:r>
      <w:r w:rsidRPr="0A56EF3E" w:rsidR="4B79C68F">
        <w:rPr>
          <w:rFonts w:ascii="Times New Roman" w:hAnsi="Times New Roman" w:cs="Times New Roman" w:eastAsiaTheme="majorEastAsia"/>
        </w:rPr>
        <w:t xml:space="preserve">. Foi feita uma </w:t>
      </w:r>
      <w:r w:rsidRPr="0A56EF3E" w:rsidR="002E7E38">
        <w:rPr>
          <w:rFonts w:ascii="Times New Roman" w:hAnsi="Times New Roman" w:cs="Times New Roman" w:eastAsiaTheme="majorEastAsia"/>
        </w:rPr>
        <w:t>distinção entre as variáveis</w:t>
      </w:r>
      <w:r w:rsidRPr="002E7E38" w:rsidR="002E7E38">
        <w:rPr>
          <w:rFonts w:ascii="Times New Roman" w:hAnsi="Times New Roman" w:cs="Times New Roman" w:eastAsiaTheme="majorEastAsia"/>
        </w:rPr>
        <w:t xml:space="preserve"> consideradas </w:t>
      </w:r>
      <w:r w:rsidRPr="2FC19424" w:rsidR="3B642059">
        <w:rPr>
          <w:rFonts w:ascii="Times New Roman" w:hAnsi="Times New Roman" w:cs="Times New Roman" w:eastAsiaTheme="majorEastAsia"/>
        </w:rPr>
        <w:t>como</w:t>
      </w:r>
      <w:r w:rsidRPr="2FC19424" w:rsidR="002E7E38">
        <w:rPr>
          <w:rFonts w:ascii="Times New Roman" w:hAnsi="Times New Roman" w:cs="Times New Roman" w:eastAsiaTheme="majorEastAsia"/>
        </w:rPr>
        <w:t xml:space="preserve"> </w:t>
      </w:r>
      <w:r w:rsidRPr="00774B91" w:rsidR="002E7E38">
        <w:rPr>
          <w:rFonts w:ascii="Times New Roman" w:hAnsi="Times New Roman" w:cs="Times New Roman" w:eastAsiaTheme="majorEastAsia"/>
          <w:i/>
          <w:iCs/>
        </w:rPr>
        <w:t>I</w:t>
      </w:r>
      <w:r w:rsidRPr="00774B91" w:rsidR="00774B91">
        <w:rPr>
          <w:rFonts w:ascii="Times New Roman" w:hAnsi="Times New Roman" w:cs="Times New Roman" w:eastAsiaTheme="majorEastAsia"/>
          <w:i/>
          <w:iCs/>
        </w:rPr>
        <w:t>nput</w:t>
      </w:r>
      <w:r w:rsidRPr="002E7E38" w:rsidR="002E7E38">
        <w:rPr>
          <w:rFonts w:ascii="Times New Roman" w:hAnsi="Times New Roman" w:cs="Times New Roman" w:eastAsiaTheme="majorEastAsia"/>
        </w:rPr>
        <w:t xml:space="preserve">, e as consideradas </w:t>
      </w:r>
      <w:r w:rsidRPr="2FC19424" w:rsidR="34C1B011">
        <w:rPr>
          <w:rFonts w:ascii="Times New Roman" w:hAnsi="Times New Roman" w:cs="Times New Roman" w:eastAsiaTheme="majorEastAsia"/>
        </w:rPr>
        <w:t>como</w:t>
      </w:r>
      <w:r w:rsidRPr="002E7E38" w:rsidR="002E7E38">
        <w:rPr>
          <w:rFonts w:ascii="Times New Roman" w:hAnsi="Times New Roman" w:cs="Times New Roman" w:eastAsiaTheme="majorEastAsia"/>
        </w:rPr>
        <w:t xml:space="preserve"> </w:t>
      </w:r>
      <w:r w:rsidRPr="00774B91" w:rsidR="002E7E38">
        <w:rPr>
          <w:rFonts w:ascii="Times New Roman" w:hAnsi="Times New Roman" w:cs="Times New Roman" w:eastAsiaTheme="majorEastAsia"/>
          <w:i/>
          <w:iCs/>
        </w:rPr>
        <w:t>P</w:t>
      </w:r>
      <w:r w:rsidRPr="00774B91" w:rsidR="00774B91">
        <w:rPr>
          <w:rFonts w:ascii="Times New Roman" w:hAnsi="Times New Roman" w:cs="Times New Roman" w:eastAsiaTheme="majorEastAsia"/>
          <w:i/>
          <w:iCs/>
        </w:rPr>
        <w:t>rofile</w:t>
      </w:r>
      <w:r w:rsidRPr="002E7E38" w:rsidR="002E7E38">
        <w:rPr>
          <w:rFonts w:ascii="Times New Roman" w:hAnsi="Times New Roman" w:cs="Times New Roman" w:eastAsiaTheme="majorEastAsia"/>
        </w:rPr>
        <w:t xml:space="preserve">. Para facilitar a análise, </w:t>
      </w:r>
      <w:r w:rsidRPr="029D35B7" w:rsidR="7BB7357B">
        <w:rPr>
          <w:rFonts w:ascii="Times New Roman" w:hAnsi="Times New Roman" w:cs="Times New Roman" w:eastAsiaTheme="majorEastAsia"/>
        </w:rPr>
        <w:t xml:space="preserve">o objetivo foi recorrer </w:t>
      </w:r>
      <w:r w:rsidRPr="24127E74" w:rsidR="7BB7357B">
        <w:rPr>
          <w:rFonts w:ascii="Times New Roman" w:hAnsi="Times New Roman" w:cs="Times New Roman" w:eastAsiaTheme="majorEastAsia"/>
        </w:rPr>
        <w:t>à</w:t>
      </w:r>
      <w:r w:rsidRPr="002E7E38" w:rsidR="002E7E38">
        <w:rPr>
          <w:rFonts w:ascii="Times New Roman" w:hAnsi="Times New Roman" w:cs="Times New Roman" w:eastAsiaTheme="majorEastAsia"/>
        </w:rPr>
        <w:t xml:space="preserve"> Análise de Componentes Principais</w:t>
      </w:r>
      <w:r w:rsidRPr="2FC19424" w:rsidR="03B0D3BC">
        <w:rPr>
          <w:rFonts w:ascii="Times New Roman" w:hAnsi="Times New Roman" w:cs="Times New Roman" w:eastAsiaTheme="majorEastAsia"/>
        </w:rPr>
        <w:t xml:space="preserve"> para </w:t>
      </w:r>
      <w:r w:rsidRPr="002E7E38" w:rsidR="002E7E38">
        <w:rPr>
          <w:rFonts w:ascii="Times New Roman" w:hAnsi="Times New Roman" w:cs="Times New Roman" w:eastAsiaTheme="majorEastAsia"/>
        </w:rPr>
        <w:t xml:space="preserve">reduzir a </w:t>
      </w:r>
      <w:r w:rsidRPr="24127E74" w:rsidR="64CA6BD7">
        <w:rPr>
          <w:rFonts w:ascii="Times New Roman" w:hAnsi="Times New Roman" w:cs="Times New Roman" w:eastAsiaTheme="majorEastAsia"/>
        </w:rPr>
        <w:t>dimensão da amostra</w:t>
      </w:r>
      <w:r w:rsidRPr="002E7E38" w:rsidR="002E7E38">
        <w:rPr>
          <w:rFonts w:ascii="Times New Roman" w:hAnsi="Times New Roman" w:cs="Times New Roman" w:eastAsiaTheme="majorEastAsia"/>
        </w:rPr>
        <w:t xml:space="preserve"> e</w:t>
      </w:r>
      <w:r w:rsidRPr="51418BBA" w:rsidR="64CA6BD7">
        <w:rPr>
          <w:rFonts w:ascii="Times New Roman" w:hAnsi="Times New Roman" w:cs="Times New Roman" w:eastAsiaTheme="majorEastAsia"/>
        </w:rPr>
        <w:t>,</w:t>
      </w:r>
      <w:r w:rsidRPr="51418BBA" w:rsidR="00355199">
        <w:rPr>
          <w:rFonts w:ascii="Times New Roman" w:hAnsi="Times New Roman" w:cs="Times New Roman" w:eastAsiaTheme="majorEastAsia"/>
        </w:rPr>
        <w:t xml:space="preserve"> </w:t>
      </w:r>
      <w:r w:rsidRPr="51418BBA" w:rsidR="200376E5">
        <w:rPr>
          <w:rFonts w:ascii="Times New Roman" w:hAnsi="Times New Roman" w:cs="Times New Roman" w:eastAsiaTheme="majorEastAsia"/>
        </w:rPr>
        <w:t>seguir também</w:t>
      </w:r>
      <w:r w:rsidR="00355199">
        <w:rPr>
          <w:rFonts w:ascii="Times New Roman" w:hAnsi="Times New Roman" w:cs="Times New Roman" w:eastAsiaTheme="majorEastAsia"/>
        </w:rPr>
        <w:t xml:space="preserve"> </w:t>
      </w:r>
      <w:r w:rsidR="005C0145">
        <w:rPr>
          <w:rFonts w:ascii="Times New Roman" w:hAnsi="Times New Roman" w:cs="Times New Roman" w:eastAsiaTheme="majorEastAsia"/>
        </w:rPr>
        <w:t>u</w:t>
      </w:r>
      <w:r w:rsidR="00355199">
        <w:rPr>
          <w:rFonts w:ascii="Times New Roman" w:hAnsi="Times New Roman" w:cs="Times New Roman" w:eastAsiaTheme="majorEastAsia"/>
        </w:rPr>
        <w:t>ma</w:t>
      </w:r>
      <w:r w:rsidRPr="00CA0FD5" w:rsidR="00CA0FD5">
        <w:rPr>
          <w:rFonts w:ascii="Times New Roman" w:hAnsi="Times New Roman" w:cs="Times New Roman" w:eastAsiaTheme="majorEastAsia"/>
        </w:rPr>
        <w:t xml:space="preserve"> </w:t>
      </w:r>
      <w:r w:rsidRPr="6E70F02D" w:rsidR="00CA0FD5">
        <w:rPr>
          <w:rFonts w:ascii="Times New Roman" w:hAnsi="Times New Roman" w:cs="Times New Roman" w:eastAsiaTheme="majorEastAsia"/>
        </w:rPr>
        <w:t>a</w:t>
      </w:r>
      <w:r w:rsidRPr="6E70F02D" w:rsidR="03D2B528">
        <w:rPr>
          <w:rFonts w:ascii="Times New Roman" w:hAnsi="Times New Roman" w:cs="Times New Roman" w:eastAsiaTheme="majorEastAsia"/>
        </w:rPr>
        <w:t>bordagem de clustering</w:t>
      </w:r>
      <w:r w:rsidRPr="00CA0FD5" w:rsidR="00CA0FD5">
        <w:rPr>
          <w:rFonts w:ascii="Times New Roman" w:hAnsi="Times New Roman" w:cs="Times New Roman" w:eastAsiaTheme="majorEastAsia"/>
        </w:rPr>
        <w:t xml:space="preserve"> de </w:t>
      </w:r>
      <w:r w:rsidRPr="00CA0FD5" w:rsidR="00CA0FD5">
        <w:rPr>
          <w:rFonts w:ascii="Times New Roman" w:hAnsi="Times New Roman" w:cs="Times New Roman" w:eastAsiaTheme="majorEastAsia"/>
          <w:i/>
          <w:iCs/>
        </w:rPr>
        <w:t>Clustering</w:t>
      </w:r>
      <w:r w:rsidRPr="00CA0FD5" w:rsidR="00CA0FD5">
        <w:rPr>
          <w:rFonts w:ascii="Times New Roman" w:hAnsi="Times New Roman" w:cs="Times New Roman" w:eastAsiaTheme="majorEastAsia"/>
        </w:rPr>
        <w:t xml:space="preserve"> para detetar a heterogeneidade na base de dados e agrupar municípios com perfis semelhantes.</w:t>
      </w:r>
    </w:p>
    <w:p w:rsidRPr="00C215FD" w:rsidR="01C42288" w:rsidP="64DEA83B" w:rsidRDefault="47C8C88C" w14:paraId="17A68F75" w14:textId="798DC10C">
      <w:pPr>
        <w:spacing w:line="360" w:lineRule="auto"/>
        <w:jc w:val="both"/>
        <w:rPr>
          <w:rStyle w:val="Heading1Char"/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3084879" w:id="703171965"/>
      <w:r w:rsidRPr="44393C55" w:rsidR="26E33966">
        <w:rPr>
          <w:rStyle w:val="Heading1Char"/>
          <w:rFonts w:ascii="Times New Roman" w:hAnsi="Times New Roman" w:cs="Times New Roman"/>
          <w:b w:val="1"/>
          <w:bCs w:val="1"/>
          <w:color w:val="auto"/>
          <w:sz w:val="28"/>
          <w:szCs w:val="28"/>
        </w:rPr>
        <w:t>1. Preparação dos Dados</w:t>
      </w:r>
      <w:bookmarkEnd w:id="703171965"/>
    </w:p>
    <w:p w:rsidR="47C8C88C" w:rsidP="00C754D6" w:rsidRDefault="47C8C88C" w14:paraId="60AB2E30" w14:textId="590F5317">
      <w:pPr>
        <w:pStyle w:val="Heading2"/>
        <w:spacing w:line="360" w:lineRule="auto"/>
        <w:ind w:firstLine="708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834998576" w:id="974006340"/>
      <w:r w:rsidRPr="44393C55" w:rsidR="26E33966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1.1 Caracterização</w:t>
      </w:r>
      <w:bookmarkEnd w:id="974006340"/>
    </w:p>
    <w:p w:rsidR="00C754D6" w:rsidP="00882224" w:rsidRDefault="00F01477" w14:paraId="3EDC1AB8" w14:textId="2D071215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01477">
        <w:rPr>
          <w:rFonts w:ascii="Times New Roman" w:hAnsi="Times New Roman" w:cs="Times New Roman"/>
        </w:rPr>
        <w:t>A base de dados</w:t>
      </w:r>
      <w:r>
        <w:rPr>
          <w:rFonts w:ascii="Times New Roman" w:hAnsi="Times New Roman" w:cs="Times New Roman"/>
        </w:rPr>
        <w:t xml:space="preserve"> </w:t>
      </w:r>
      <w:r w:rsidR="00B35217">
        <w:rPr>
          <w:rFonts w:ascii="Times New Roman" w:hAnsi="Times New Roman" w:cs="Times New Roman"/>
        </w:rPr>
        <w:t xml:space="preserve">utilizada neste estudo foi </w:t>
      </w:r>
      <w:r w:rsidR="000467BE">
        <w:rPr>
          <w:rFonts w:ascii="Times New Roman" w:hAnsi="Times New Roman" w:cs="Times New Roman"/>
        </w:rPr>
        <w:t>construída</w:t>
      </w:r>
      <w:r w:rsidR="00B35217">
        <w:rPr>
          <w:rFonts w:ascii="Times New Roman" w:hAnsi="Times New Roman" w:cs="Times New Roman"/>
        </w:rPr>
        <w:t xml:space="preserve"> a partir de </w:t>
      </w:r>
      <w:r w:rsidR="00FB5C83">
        <w:rPr>
          <w:rFonts w:ascii="Times New Roman" w:hAnsi="Times New Roman" w:cs="Times New Roman"/>
        </w:rPr>
        <w:t>indicadores recolhidos</w:t>
      </w:r>
      <w:r w:rsidR="00F20216">
        <w:rPr>
          <w:rFonts w:ascii="Times New Roman" w:hAnsi="Times New Roman" w:cs="Times New Roman"/>
        </w:rPr>
        <w:t xml:space="preserve"> </w:t>
      </w:r>
      <w:r w:rsidR="00F02F0D">
        <w:rPr>
          <w:rFonts w:ascii="Times New Roman" w:hAnsi="Times New Roman" w:cs="Times New Roman"/>
        </w:rPr>
        <w:t>do INE (</w:t>
      </w:r>
      <w:r w:rsidRPr="00C35DAF" w:rsidR="00C35DAF">
        <w:rPr>
          <w:rFonts w:ascii="Times New Roman" w:hAnsi="Times New Roman" w:cs="Times New Roman"/>
        </w:rPr>
        <w:t>Instituto Nacional de Estatística</w:t>
      </w:r>
      <w:r w:rsidR="00F02F0D">
        <w:rPr>
          <w:rFonts w:ascii="Times New Roman" w:hAnsi="Times New Roman" w:cs="Times New Roman"/>
        </w:rPr>
        <w:t>)</w:t>
      </w:r>
      <w:r w:rsidR="000467BE">
        <w:rPr>
          <w:rFonts w:ascii="Times New Roman" w:hAnsi="Times New Roman" w:cs="Times New Roman"/>
        </w:rPr>
        <w:t xml:space="preserve">. A </w:t>
      </w:r>
      <w:r w:rsidR="00C62830">
        <w:rPr>
          <w:rFonts w:ascii="Times New Roman" w:hAnsi="Times New Roman" w:cs="Times New Roman"/>
        </w:rPr>
        <w:t>matriz final utilizada</w:t>
      </w:r>
      <w:r w:rsidR="006E45E1">
        <w:rPr>
          <w:rFonts w:ascii="Times New Roman" w:hAnsi="Times New Roman" w:cs="Times New Roman"/>
        </w:rPr>
        <w:t xml:space="preserve"> na modelação </w:t>
      </w:r>
      <w:r w:rsidR="00680FF4">
        <w:rPr>
          <w:rFonts w:ascii="Times New Roman" w:hAnsi="Times New Roman" w:cs="Times New Roman"/>
        </w:rPr>
        <w:t xml:space="preserve">é </w:t>
      </w:r>
      <w:r w:rsidR="004579A4">
        <w:rPr>
          <w:rFonts w:ascii="Times New Roman" w:hAnsi="Times New Roman" w:cs="Times New Roman"/>
        </w:rPr>
        <w:t>composta</w:t>
      </w:r>
      <w:r w:rsidR="00680FF4">
        <w:rPr>
          <w:rFonts w:ascii="Times New Roman" w:hAnsi="Times New Roman" w:cs="Times New Roman"/>
        </w:rPr>
        <w:t xml:space="preserve"> por 226 observações (munic</w:t>
      </w:r>
      <w:r w:rsidR="00966143">
        <w:rPr>
          <w:rFonts w:ascii="Times New Roman" w:hAnsi="Times New Roman" w:cs="Times New Roman"/>
        </w:rPr>
        <w:t>í</w:t>
      </w:r>
      <w:r w:rsidR="00680FF4">
        <w:rPr>
          <w:rFonts w:ascii="Times New Roman" w:hAnsi="Times New Roman" w:cs="Times New Roman"/>
        </w:rPr>
        <w:t>pios)</w:t>
      </w:r>
      <w:r w:rsidR="004431ED">
        <w:rPr>
          <w:rFonts w:ascii="Times New Roman" w:hAnsi="Times New Roman" w:cs="Times New Roman"/>
        </w:rPr>
        <w:t xml:space="preserve"> e um total de </w:t>
      </w:r>
      <w:r w:rsidR="0091753E">
        <w:rPr>
          <w:rFonts w:ascii="Times New Roman" w:hAnsi="Times New Roman" w:cs="Times New Roman"/>
        </w:rPr>
        <w:t>35 v</w:t>
      </w:r>
      <w:r w:rsidR="00C62830">
        <w:rPr>
          <w:rFonts w:ascii="Times New Roman" w:hAnsi="Times New Roman" w:cs="Times New Roman"/>
        </w:rPr>
        <w:t xml:space="preserve">ariáveis (28 </w:t>
      </w:r>
      <w:r w:rsidR="004B6776">
        <w:rPr>
          <w:rFonts w:ascii="Times New Roman" w:hAnsi="Times New Roman" w:cs="Times New Roman"/>
        </w:rPr>
        <w:t xml:space="preserve">variáveis </w:t>
      </w:r>
      <w:r w:rsidRPr="00727637" w:rsidR="004579A4">
        <w:rPr>
          <w:rFonts w:ascii="Times New Roman" w:hAnsi="Times New Roman" w:cs="Times New Roman"/>
          <w:i/>
          <w:iCs/>
        </w:rPr>
        <w:t>input</w:t>
      </w:r>
      <w:r w:rsidR="004579A4">
        <w:rPr>
          <w:rFonts w:ascii="Times New Roman" w:hAnsi="Times New Roman" w:cs="Times New Roman"/>
        </w:rPr>
        <w:t xml:space="preserve"> e 7 variáveis </w:t>
      </w:r>
      <w:r w:rsidRPr="00727637" w:rsidR="001C1650">
        <w:rPr>
          <w:rFonts w:ascii="Times New Roman" w:hAnsi="Times New Roman" w:cs="Times New Roman"/>
          <w:i/>
          <w:iCs/>
        </w:rPr>
        <w:t>profile</w:t>
      </w:r>
      <w:r w:rsidR="00C62830">
        <w:rPr>
          <w:rFonts w:ascii="Times New Roman" w:hAnsi="Times New Roman" w:cs="Times New Roman"/>
        </w:rPr>
        <w:t>)</w:t>
      </w:r>
      <w:r w:rsidR="00727637">
        <w:rPr>
          <w:rFonts w:ascii="Times New Roman" w:hAnsi="Times New Roman" w:cs="Times New Roman"/>
        </w:rPr>
        <w:t xml:space="preserve">, </w:t>
      </w:r>
      <w:r w:rsidRPr="2F9AE05E" w:rsidR="00727637">
        <w:rPr>
          <w:rFonts w:ascii="Times New Roman" w:hAnsi="Times New Roman" w:cs="Times New Roman"/>
        </w:rPr>
        <w:t>r</w:t>
      </w:r>
      <w:r w:rsidRPr="2F9AE05E" w:rsidR="00D079CF">
        <w:rPr>
          <w:rFonts w:ascii="Times New Roman" w:hAnsi="Times New Roman" w:cs="Times New Roman"/>
        </w:rPr>
        <w:t>elativ</w:t>
      </w:r>
      <w:r w:rsidRPr="2F9AE05E" w:rsidR="5649D869">
        <w:rPr>
          <w:rFonts w:ascii="Times New Roman" w:hAnsi="Times New Roman" w:cs="Times New Roman"/>
        </w:rPr>
        <w:t>as</w:t>
      </w:r>
      <w:r w:rsidR="00D079CF">
        <w:rPr>
          <w:rFonts w:ascii="Times New Roman" w:hAnsi="Times New Roman" w:cs="Times New Roman"/>
        </w:rPr>
        <w:t xml:space="preserve"> ao</w:t>
      </w:r>
      <w:r w:rsidR="00727637">
        <w:rPr>
          <w:rFonts w:ascii="Times New Roman" w:hAnsi="Times New Roman" w:cs="Times New Roman"/>
        </w:rPr>
        <w:t xml:space="preserve"> ano 2023</w:t>
      </w:r>
      <w:r w:rsidR="00A03C31">
        <w:rPr>
          <w:rFonts w:ascii="Times New Roman" w:hAnsi="Times New Roman" w:cs="Times New Roman"/>
        </w:rPr>
        <w:t>.</w:t>
      </w:r>
    </w:p>
    <w:p w:rsidRPr="005726B8" w:rsidR="007A309C" w:rsidP="3727AB7E" w:rsidRDefault="00243F04" w14:paraId="64E31029" w14:textId="36A195C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243F04">
        <w:rPr>
          <w:rFonts w:ascii="Times New Roman" w:hAnsi="Times New Roman" w:cs="Times New Roman"/>
        </w:rPr>
        <w:t xml:space="preserve">Para estruturar a análise, as variáveis foram </w:t>
      </w:r>
      <w:r w:rsidR="007E6BC0">
        <w:rPr>
          <w:rFonts w:ascii="Times New Roman" w:hAnsi="Times New Roman" w:cs="Times New Roman"/>
        </w:rPr>
        <w:t>divididas</w:t>
      </w:r>
      <w:r w:rsidRPr="00243F04">
        <w:rPr>
          <w:rFonts w:ascii="Times New Roman" w:hAnsi="Times New Roman" w:cs="Times New Roman"/>
        </w:rPr>
        <w:t xml:space="preserve"> em duas categorias:</w:t>
      </w:r>
      <w:r w:rsidRPr="54AEACEA" w:rsidR="548D7FFE">
        <w:rPr>
          <w:rFonts w:ascii="Times New Roman" w:hAnsi="Times New Roman" w:cs="Times New Roman"/>
        </w:rPr>
        <w:t xml:space="preserve"> </w:t>
      </w:r>
      <w:r w:rsidRPr="59A06C1B" w:rsidR="0E818F73">
        <w:rPr>
          <w:rFonts w:ascii="Times New Roman" w:hAnsi="Times New Roman" w:cs="Times New Roman"/>
          <w:b/>
          <w:bCs/>
        </w:rPr>
        <w:t>v</w:t>
      </w:r>
      <w:r w:rsidRPr="59A06C1B">
        <w:rPr>
          <w:rFonts w:ascii="Times New Roman" w:hAnsi="Times New Roman" w:cs="Times New Roman"/>
          <w:b/>
          <w:bCs/>
        </w:rPr>
        <w:t>ariáveis</w:t>
      </w:r>
      <w:r w:rsidRPr="00243F04">
        <w:rPr>
          <w:rFonts w:ascii="Times New Roman" w:hAnsi="Times New Roman" w:cs="Times New Roman"/>
          <w:b/>
          <w:bCs/>
        </w:rPr>
        <w:t xml:space="preserve"> de </w:t>
      </w:r>
      <w:r w:rsidRPr="00243F04">
        <w:rPr>
          <w:rFonts w:ascii="Times New Roman" w:hAnsi="Times New Roman" w:cs="Times New Roman"/>
          <w:b/>
          <w:bCs/>
          <w:i/>
          <w:iCs/>
        </w:rPr>
        <w:t>input</w:t>
      </w:r>
      <w:r w:rsidRPr="1D8A4F57" w:rsidR="701011A5">
        <w:rPr>
          <w:rFonts w:ascii="Times New Roman" w:hAnsi="Times New Roman" w:cs="Times New Roman"/>
        </w:rPr>
        <w:t>, i.e.,</w:t>
      </w:r>
      <w:r w:rsidRPr="5A04AAA7">
        <w:rPr>
          <w:rFonts w:ascii="Times New Roman" w:hAnsi="Times New Roman" w:cs="Times New Roman"/>
        </w:rPr>
        <w:t xml:space="preserve"> </w:t>
      </w:r>
      <w:r w:rsidRPr="00243F04">
        <w:rPr>
          <w:rFonts w:ascii="Times New Roman" w:hAnsi="Times New Roman" w:cs="Times New Roman"/>
        </w:rPr>
        <w:t xml:space="preserve">variáveis </w:t>
      </w:r>
      <w:r w:rsidRPr="43A923AA" w:rsidR="2470E736">
        <w:rPr>
          <w:rFonts w:ascii="Times New Roman" w:hAnsi="Times New Roman" w:cs="Times New Roman"/>
        </w:rPr>
        <w:t xml:space="preserve">que </w:t>
      </w:r>
      <w:r w:rsidRPr="00243F04">
        <w:rPr>
          <w:rFonts w:ascii="Times New Roman" w:hAnsi="Times New Roman" w:cs="Times New Roman"/>
        </w:rPr>
        <w:t xml:space="preserve">captam </w:t>
      </w:r>
      <w:r w:rsidRPr="65B9A482" w:rsidR="561CC002">
        <w:rPr>
          <w:rFonts w:ascii="Times New Roman" w:hAnsi="Times New Roman" w:cs="Times New Roman"/>
        </w:rPr>
        <w:t>o</w:t>
      </w:r>
      <w:r w:rsidRPr="65B9A482">
        <w:rPr>
          <w:rFonts w:ascii="Times New Roman" w:hAnsi="Times New Roman" w:cs="Times New Roman"/>
        </w:rPr>
        <w:t>s</w:t>
      </w:r>
      <w:r w:rsidRPr="00243F04">
        <w:rPr>
          <w:rFonts w:ascii="Times New Roman" w:hAnsi="Times New Roman" w:cs="Times New Roman"/>
        </w:rPr>
        <w:t xml:space="preserve"> potenciais determinantes do desemprego jovem, </w:t>
      </w:r>
      <w:r w:rsidR="00164BC0">
        <w:rPr>
          <w:rFonts w:ascii="Times New Roman" w:hAnsi="Times New Roman" w:cs="Times New Roman"/>
        </w:rPr>
        <w:t>incl</w:t>
      </w:r>
      <w:r w:rsidR="005D3BC9">
        <w:rPr>
          <w:rFonts w:ascii="Times New Roman" w:hAnsi="Times New Roman" w:cs="Times New Roman"/>
        </w:rPr>
        <w:t>u</w:t>
      </w:r>
      <w:r w:rsidR="00164BC0">
        <w:rPr>
          <w:rFonts w:ascii="Times New Roman" w:hAnsi="Times New Roman" w:cs="Times New Roman"/>
        </w:rPr>
        <w:t>indo</w:t>
      </w:r>
      <w:r w:rsidRPr="00243F04">
        <w:rPr>
          <w:rFonts w:ascii="Times New Roman" w:hAnsi="Times New Roman" w:cs="Times New Roman"/>
        </w:rPr>
        <w:t xml:space="preserve"> dimensões como o mercado de trabalho</w:t>
      </w:r>
      <w:r>
        <w:rPr>
          <w:rFonts w:ascii="Times New Roman" w:hAnsi="Times New Roman" w:cs="Times New Roman"/>
        </w:rPr>
        <w:t xml:space="preserve">, </w:t>
      </w:r>
      <w:r w:rsidRPr="00243F04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d</w:t>
      </w:r>
      <w:r w:rsidRPr="00243F04">
        <w:rPr>
          <w:rFonts w:ascii="Times New Roman" w:hAnsi="Times New Roman" w:cs="Times New Roman"/>
        </w:rPr>
        <w:t xml:space="preserve">inâmica </w:t>
      </w:r>
      <w:r>
        <w:rPr>
          <w:rFonts w:ascii="Times New Roman" w:hAnsi="Times New Roman" w:cs="Times New Roman"/>
        </w:rPr>
        <w:t>e</w:t>
      </w:r>
      <w:r w:rsidRPr="00243F04">
        <w:rPr>
          <w:rFonts w:ascii="Times New Roman" w:hAnsi="Times New Roman" w:cs="Times New Roman"/>
        </w:rPr>
        <w:t>mpresarial, a educação e o contexto financeiro</w:t>
      </w:r>
      <w:r w:rsidRPr="65B9A482" w:rsidR="69C6D507">
        <w:rPr>
          <w:rFonts w:ascii="Times New Roman" w:hAnsi="Times New Roman" w:cs="Times New Roman"/>
        </w:rPr>
        <w:t xml:space="preserve">; e </w:t>
      </w:r>
      <w:r w:rsidRPr="3727AB7E" w:rsidR="69C6D507">
        <w:rPr>
          <w:rFonts w:ascii="Times New Roman" w:hAnsi="Times New Roman" w:cs="Times New Roman"/>
        </w:rPr>
        <w:t xml:space="preserve">as </w:t>
      </w:r>
      <w:r w:rsidRPr="59A06C1B" w:rsidR="10FD6A50">
        <w:rPr>
          <w:rFonts w:ascii="Times New Roman" w:hAnsi="Times New Roman" w:cs="Times New Roman"/>
          <w:b/>
          <w:bCs/>
        </w:rPr>
        <w:t>v</w:t>
      </w:r>
      <w:r w:rsidRPr="59A06C1B">
        <w:rPr>
          <w:rFonts w:ascii="Times New Roman" w:hAnsi="Times New Roman" w:cs="Times New Roman"/>
          <w:b/>
          <w:bCs/>
        </w:rPr>
        <w:t xml:space="preserve">ariáveis </w:t>
      </w:r>
      <w:r w:rsidRPr="00243F04">
        <w:rPr>
          <w:rFonts w:ascii="Times New Roman" w:hAnsi="Times New Roman" w:cs="Times New Roman"/>
          <w:b/>
          <w:bCs/>
        </w:rPr>
        <w:t xml:space="preserve">de </w:t>
      </w:r>
      <w:r w:rsidRPr="00DE1216" w:rsidR="00DE1216">
        <w:rPr>
          <w:rFonts w:ascii="Times New Roman" w:hAnsi="Times New Roman" w:cs="Times New Roman"/>
          <w:b/>
          <w:bCs/>
          <w:i/>
          <w:iCs/>
        </w:rPr>
        <w:t>profile</w:t>
      </w:r>
      <w:r w:rsidRPr="59A06C1B" w:rsidR="38ED5AAE">
        <w:rPr>
          <w:rFonts w:ascii="Times New Roman" w:hAnsi="Times New Roman" w:cs="Times New Roman"/>
        </w:rPr>
        <w:t>,</w:t>
      </w:r>
      <w:r w:rsidRPr="2E777B67" w:rsidR="00DE1216">
        <w:rPr>
          <w:rFonts w:ascii="Times New Roman" w:hAnsi="Times New Roman" w:cs="Times New Roman"/>
        </w:rPr>
        <w:t xml:space="preserve"> </w:t>
      </w:r>
      <w:r w:rsidRPr="2E777B67" w:rsidR="38ED5AAE">
        <w:rPr>
          <w:rFonts w:ascii="Times New Roman" w:hAnsi="Times New Roman" w:cs="Times New Roman"/>
        </w:rPr>
        <w:t>i.e.,</w:t>
      </w:r>
      <w:r w:rsidRPr="2E777B67" w:rsidR="00DE1216">
        <w:rPr>
          <w:rFonts w:ascii="Times New Roman" w:hAnsi="Times New Roman" w:cs="Times New Roman"/>
          <w:b/>
          <w:bCs/>
        </w:rPr>
        <w:t xml:space="preserve"> </w:t>
      </w:r>
      <w:r w:rsidR="005D3BC9">
        <w:rPr>
          <w:rFonts w:ascii="Times New Roman" w:hAnsi="Times New Roman" w:cs="Times New Roman"/>
        </w:rPr>
        <w:t>v</w:t>
      </w:r>
      <w:r w:rsidRPr="00243F04">
        <w:rPr>
          <w:rFonts w:ascii="Times New Roman" w:hAnsi="Times New Roman" w:cs="Times New Roman"/>
        </w:rPr>
        <w:t>ariáveis ilustrativas de natureza estritamente</w:t>
      </w:r>
      <w:r>
        <w:rPr>
          <w:rFonts w:ascii="Times New Roman" w:hAnsi="Times New Roman" w:cs="Times New Roman"/>
        </w:rPr>
        <w:t xml:space="preserve"> </w:t>
      </w:r>
      <w:r w:rsidRPr="00580B40">
        <w:rPr>
          <w:rFonts w:ascii="Times New Roman" w:hAnsi="Times New Roman" w:cs="Times New Roman"/>
        </w:rPr>
        <w:t>demográfica</w:t>
      </w:r>
      <w:r w:rsidRPr="5A9D7AA1" w:rsidR="1F7DCA09">
        <w:rPr>
          <w:rFonts w:ascii="Times New Roman" w:hAnsi="Times New Roman" w:cs="Times New Roman"/>
        </w:rPr>
        <w:t>, q</w:t>
      </w:r>
      <w:r w:rsidRPr="5A9D7AA1" w:rsidR="00164BC0">
        <w:rPr>
          <w:rFonts w:ascii="Times New Roman" w:hAnsi="Times New Roman" w:cs="Times New Roman"/>
        </w:rPr>
        <w:t>ue</w:t>
      </w:r>
      <w:r w:rsidR="00164BC0">
        <w:rPr>
          <w:rFonts w:ascii="Times New Roman" w:hAnsi="Times New Roman" w:cs="Times New Roman"/>
        </w:rPr>
        <w:t xml:space="preserve"> n</w:t>
      </w:r>
      <w:r w:rsidR="0042757B">
        <w:rPr>
          <w:rFonts w:ascii="Times New Roman" w:hAnsi="Times New Roman" w:cs="Times New Roman"/>
        </w:rPr>
        <w:t>ão</w:t>
      </w:r>
      <w:r w:rsidRPr="00243F04">
        <w:rPr>
          <w:rFonts w:ascii="Times New Roman" w:hAnsi="Times New Roman" w:cs="Times New Roman"/>
        </w:rPr>
        <w:t xml:space="preserve"> influenciam a formação dos clusters, utilizadas </w:t>
      </w:r>
      <w:r w:rsidRPr="00243F04">
        <w:rPr>
          <w:rFonts w:ascii="Times New Roman" w:hAnsi="Times New Roman" w:cs="Times New Roman"/>
          <w:i/>
          <w:iCs/>
        </w:rPr>
        <w:t>a posteriori</w:t>
      </w:r>
      <w:r w:rsidRPr="00243F04">
        <w:rPr>
          <w:rFonts w:ascii="Times New Roman" w:hAnsi="Times New Roman" w:cs="Times New Roman"/>
        </w:rPr>
        <w:t xml:space="preserve"> para interpretar e caracterizar os perfis territoriais encontrados.</w:t>
      </w:r>
    </w:p>
    <w:p w:rsidRPr="002D39D1" w:rsidR="00443C5D" w:rsidP="001C5C33" w:rsidRDefault="47C8C88C" w14:paraId="4EB15EC2" w14:textId="77777777">
      <w:pPr>
        <w:pStyle w:val="Heading2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name="_Toc1462729914" w:id="507464678"/>
      <w:r w:rsidRPr="44393C55" w:rsidR="26E33966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1.2 Processo de ETL</w:t>
      </w:r>
      <w:bookmarkEnd w:id="507464678"/>
      <w:r w:rsidRPr="44393C55" w:rsidR="26E339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194D4E" w:rsidP="5A9D7AA1" w:rsidRDefault="022DB678" w14:paraId="0C039263" w14:textId="1ED0BB3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5E3AA1A3">
        <w:rPr>
          <w:rFonts w:ascii="Times New Roman" w:hAnsi="Times New Roman" w:cs="Times New Roman"/>
        </w:rPr>
        <w:t xml:space="preserve">Relativamente ao </w:t>
      </w:r>
      <w:r w:rsidRPr="5E3AA1A3" w:rsidR="00D44884">
        <w:rPr>
          <w:rFonts w:ascii="Times New Roman" w:hAnsi="Times New Roman" w:cs="Times New Roman"/>
        </w:rPr>
        <w:t>processo de ETL</w:t>
      </w:r>
      <w:r w:rsidRPr="5E3AA1A3" w:rsidR="387D7D6E">
        <w:rPr>
          <w:rFonts w:ascii="Times New Roman" w:hAnsi="Times New Roman" w:cs="Times New Roman"/>
        </w:rPr>
        <w:t xml:space="preserve">, este </w:t>
      </w:r>
      <w:r w:rsidRPr="5E3AA1A3" w:rsidR="00D44884">
        <w:rPr>
          <w:rFonts w:ascii="Times New Roman" w:hAnsi="Times New Roman" w:cs="Times New Roman"/>
        </w:rPr>
        <w:t xml:space="preserve">encontra-se </w:t>
      </w:r>
      <w:r w:rsidRPr="5E3AA1A3" w:rsidR="002C6637">
        <w:rPr>
          <w:rFonts w:ascii="Times New Roman" w:hAnsi="Times New Roman" w:cs="Times New Roman"/>
        </w:rPr>
        <w:t>detalhad</w:t>
      </w:r>
      <w:r w:rsidRPr="5E3AA1A3" w:rsidR="445703DD">
        <w:rPr>
          <w:rFonts w:ascii="Times New Roman" w:hAnsi="Times New Roman" w:cs="Times New Roman"/>
        </w:rPr>
        <w:t>o</w:t>
      </w:r>
      <w:r w:rsidRPr="5E3AA1A3" w:rsidR="002C6637">
        <w:rPr>
          <w:rFonts w:ascii="Times New Roman" w:hAnsi="Times New Roman" w:cs="Times New Roman"/>
        </w:rPr>
        <w:t xml:space="preserve"> no </w:t>
      </w:r>
      <w:r w:rsidRPr="5E3AA1A3" w:rsidR="51D3D0A4">
        <w:rPr>
          <w:rFonts w:ascii="Times New Roman" w:hAnsi="Times New Roman" w:cs="Times New Roman"/>
        </w:rPr>
        <w:t>A</w:t>
      </w:r>
      <w:r w:rsidRPr="5E3AA1A3" w:rsidR="002C6637">
        <w:rPr>
          <w:rFonts w:ascii="Times New Roman" w:hAnsi="Times New Roman" w:cs="Times New Roman"/>
        </w:rPr>
        <w:t>nexo 1</w:t>
      </w:r>
      <w:r w:rsidRPr="5E3AA1A3" w:rsidR="087479DB">
        <w:rPr>
          <w:rFonts w:ascii="Times New Roman" w:hAnsi="Times New Roman" w:cs="Times New Roman"/>
        </w:rPr>
        <w:t>.</w:t>
      </w:r>
    </w:p>
    <w:p w:rsidRPr="002D39D1" w:rsidR="55BAB189" w:rsidP="00F24454" w:rsidRDefault="55BAB189" w14:paraId="0BD19C9C" w14:textId="7348E86A">
      <w:pPr>
        <w:pStyle w:val="Heading1"/>
        <w:spacing w:line="360" w:lineRule="auto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1295623944" w:id="997091221"/>
      <w:r w:rsidRPr="44393C55" w:rsidR="6706F0E7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2. Análise das Componentes Principais</w:t>
      </w:r>
      <w:bookmarkEnd w:id="997091221"/>
      <w:r w:rsidRPr="44393C55" w:rsidR="6706F0E7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</w:t>
      </w:r>
    </w:p>
    <w:p w:rsidRPr="002D39D1" w:rsidR="0B2F39C2" w:rsidP="00137B53" w:rsidRDefault="0B2F39C2" w14:paraId="7442C651" w14:textId="3AEF9840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121731096" w:id="1253196781"/>
      <w:r w:rsidRPr="44393C55" w:rsidR="756C73F1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2.1 </w:t>
      </w:r>
      <w:r w:rsidRPr="44393C55" w:rsidR="756C73F1">
        <w:rPr>
          <w:rStyle w:val="Heading2Char"/>
          <w:rFonts w:ascii="Times New Roman" w:hAnsi="Times New Roman" w:cs="Times New Roman"/>
          <w:b w:val="1"/>
          <w:bCs w:val="1"/>
          <w:color w:val="auto"/>
          <w:sz w:val="28"/>
          <w:szCs w:val="28"/>
        </w:rPr>
        <w:t>Análise das correlações</w:t>
      </w:r>
      <w:bookmarkEnd w:id="1253196781"/>
    </w:p>
    <w:p w:rsidRPr="002D39D1" w:rsidR="55BAB189" w:rsidP="7E56AFDC" w:rsidRDefault="7E6FD323" w14:paraId="7B4BFB07" w14:textId="16B3460F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5448E976" w:rsidR="7E6FD323">
        <w:rPr>
          <w:rFonts w:ascii="Times New Roman" w:hAnsi="Times New Roman" w:eastAsia="Times New Roman" w:cs="Times New Roman"/>
        </w:rPr>
        <w:t xml:space="preserve">Depois de tratadas as variáveis em estudo, </w:t>
      </w:r>
      <w:r w:rsidRPr="5448E976" w:rsidR="554BE4E6">
        <w:rPr>
          <w:rFonts w:ascii="Times New Roman" w:hAnsi="Times New Roman" w:eastAsia="Times New Roman" w:cs="Times New Roman"/>
        </w:rPr>
        <w:t>e antes de se avançar para a Análise das Componentes Principais (PCA), procedeu-se à análise d</w:t>
      </w:r>
      <w:r w:rsidRPr="5448E976" w:rsidR="10F89FD3">
        <w:rPr>
          <w:rFonts w:ascii="Times New Roman" w:hAnsi="Times New Roman" w:eastAsia="Times New Roman" w:cs="Times New Roman"/>
        </w:rPr>
        <w:t xml:space="preserve">a matriz de covariâncias entre as variáveis. </w:t>
      </w:r>
      <w:r w:rsidRPr="5448E976" w:rsidR="6A6424AF">
        <w:rPr>
          <w:rFonts w:ascii="Times New Roman" w:hAnsi="Times New Roman" w:eastAsia="Times New Roman" w:cs="Times New Roman"/>
        </w:rPr>
        <w:t xml:space="preserve">O objetivo foi analisar a covariância, uma medida utilizada para medir a associação entre duas variáveis </w:t>
      </w:r>
      <w:r w:rsidRPr="5448E976" w:rsidR="6A6424AF">
        <w:rPr>
          <w:rFonts w:ascii="Times New Roman" w:hAnsi="Times New Roman" w:eastAsia="Times New Roman" w:cs="Times New Roman"/>
        </w:rPr>
        <w:t>vari</w:t>
      </w:r>
      <w:r w:rsidRPr="5448E976" w:rsidR="0C1F0ED7">
        <w:rPr>
          <w:rFonts w:ascii="Times New Roman" w:hAnsi="Times New Roman" w:eastAsia="Times New Roman" w:cs="Times New Roman"/>
        </w:rPr>
        <w:t>a</w:t>
      </w:r>
      <w:r w:rsidRPr="5448E976" w:rsidR="6A6424AF">
        <w:rPr>
          <w:rFonts w:ascii="Times New Roman" w:hAnsi="Times New Roman" w:eastAsia="Times New Roman" w:cs="Times New Roman"/>
        </w:rPr>
        <w:t>ndo</w:t>
      </w:r>
      <w:r w:rsidRPr="5448E976" w:rsidR="6A6424AF">
        <w:rPr>
          <w:rFonts w:ascii="Times New Roman" w:hAnsi="Times New Roman" w:eastAsia="Times New Roman" w:cs="Times New Roman"/>
        </w:rPr>
        <w:t xml:space="preserve"> entre 1 e –1, sendo que </w:t>
      </w:r>
      <w:r w:rsidRPr="5448E976" w:rsidR="533B7612">
        <w:rPr>
          <w:rFonts w:ascii="Times New Roman" w:hAnsi="Times New Roman" w:eastAsia="Times New Roman" w:cs="Times New Roman"/>
        </w:rPr>
        <w:t>1 significa que as variáveis t</w:t>
      </w:r>
      <w:r w:rsidRPr="5448E976" w:rsidR="25C2F418">
        <w:rPr>
          <w:rFonts w:ascii="Times New Roman" w:hAnsi="Times New Roman" w:eastAsia="Times New Roman" w:cs="Times New Roman"/>
        </w:rPr>
        <w:t>ê</w:t>
      </w:r>
      <w:r w:rsidRPr="5448E976" w:rsidR="533B7612">
        <w:rPr>
          <w:rFonts w:ascii="Times New Roman" w:hAnsi="Times New Roman" w:eastAsia="Times New Roman" w:cs="Times New Roman"/>
        </w:rPr>
        <w:t>m uma associação perfeita positiva, s</w:t>
      </w:r>
      <w:r w:rsidRPr="5448E976" w:rsidR="0C8E18C2">
        <w:rPr>
          <w:rFonts w:ascii="Times New Roman" w:hAnsi="Times New Roman" w:eastAsia="Times New Roman" w:cs="Times New Roman"/>
        </w:rPr>
        <w:t xml:space="preserve">ignificando que </w:t>
      </w:r>
      <w:r w:rsidRPr="5448E976" w:rsidR="533B7612">
        <w:rPr>
          <w:rFonts w:ascii="Times New Roman" w:hAnsi="Times New Roman" w:eastAsia="Times New Roman" w:cs="Times New Roman"/>
        </w:rPr>
        <w:t>quando uma cresce a outra também cresce</w:t>
      </w:r>
      <w:r w:rsidRPr="5448E976" w:rsidR="3A55E1B8">
        <w:rPr>
          <w:rFonts w:ascii="Times New Roman" w:hAnsi="Times New Roman" w:eastAsia="Times New Roman" w:cs="Times New Roman"/>
        </w:rPr>
        <w:t xml:space="preserve">; </w:t>
      </w:r>
      <w:r w:rsidRPr="5448E976" w:rsidR="533B7612">
        <w:rPr>
          <w:rFonts w:ascii="Times New Roman" w:hAnsi="Times New Roman" w:eastAsia="Times New Roman" w:cs="Times New Roman"/>
        </w:rPr>
        <w:t>e</w:t>
      </w:r>
      <w:r w:rsidRPr="5448E976" w:rsidR="22C2E061">
        <w:rPr>
          <w:rFonts w:ascii="Times New Roman" w:hAnsi="Times New Roman" w:eastAsia="Times New Roman" w:cs="Times New Roman"/>
        </w:rPr>
        <w:t xml:space="preserve"> –</w:t>
      </w:r>
      <w:r w:rsidRPr="5448E976" w:rsidR="18C7E075">
        <w:rPr>
          <w:rFonts w:ascii="Times New Roman" w:hAnsi="Times New Roman" w:eastAsia="Times New Roman" w:cs="Times New Roman"/>
        </w:rPr>
        <w:t>1</w:t>
      </w:r>
      <w:r w:rsidRPr="5448E976" w:rsidR="22C2E061">
        <w:rPr>
          <w:rFonts w:ascii="Times New Roman" w:hAnsi="Times New Roman" w:eastAsia="Times New Roman" w:cs="Times New Roman"/>
        </w:rPr>
        <w:t xml:space="preserve"> significa que as variáveis têm uma associação</w:t>
      </w:r>
      <w:r w:rsidRPr="5448E976" w:rsidR="065EF9C5">
        <w:rPr>
          <w:rFonts w:ascii="Times New Roman" w:hAnsi="Times New Roman" w:eastAsia="Times New Roman" w:cs="Times New Roman"/>
        </w:rPr>
        <w:t xml:space="preserve"> perfeita negativa</w:t>
      </w:r>
      <w:r w:rsidRPr="5448E976" w:rsidR="0111B71F">
        <w:rPr>
          <w:rFonts w:ascii="Times New Roman" w:hAnsi="Times New Roman" w:eastAsia="Times New Roman" w:cs="Times New Roman"/>
        </w:rPr>
        <w:t xml:space="preserve">, significando que quando uma cresce a outra decresce. </w:t>
      </w:r>
    </w:p>
    <w:p w:rsidRPr="002D39D1" w:rsidR="55BAB189" w:rsidP="7E56AFDC" w:rsidRDefault="0111B71F" w14:paraId="5205CF81" w14:textId="11E9C1BA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7E56AFDC">
        <w:rPr>
          <w:rFonts w:ascii="Times New Roman" w:hAnsi="Times New Roman" w:eastAsia="Times New Roman" w:cs="Times New Roman"/>
        </w:rPr>
        <w:t xml:space="preserve">Neste sentido numa primeira análise, verificou-se que existiam variáveis com </w:t>
      </w:r>
      <w:r w:rsidRPr="7E56AFDC" w:rsidR="19D9A7D8">
        <w:rPr>
          <w:rFonts w:ascii="Times New Roman" w:hAnsi="Times New Roman" w:eastAsia="Times New Roman" w:cs="Times New Roman"/>
        </w:rPr>
        <w:t>uma associação</w:t>
      </w:r>
      <w:r w:rsidRPr="7E56AFDC">
        <w:rPr>
          <w:rFonts w:ascii="Times New Roman" w:hAnsi="Times New Roman" w:eastAsia="Times New Roman" w:cs="Times New Roman"/>
        </w:rPr>
        <w:t xml:space="preserve"> perfeita positiva igual a 1. Neste cenário essas mesmas variáveis tiveram de ser excluídas</w:t>
      </w:r>
      <w:r w:rsidRPr="7E56AFDC" w:rsidR="5672B8CD">
        <w:rPr>
          <w:rFonts w:ascii="Times New Roman" w:hAnsi="Times New Roman" w:eastAsia="Times New Roman" w:cs="Times New Roman"/>
        </w:rPr>
        <w:t xml:space="preserve"> do estudo, pois ao mantê-las estaria a violar-se um dos princípios fundamentais da PCA, a redução da dimensionalidade</w:t>
      </w:r>
      <w:r w:rsidRPr="7E56AFDC" w:rsidR="574D5BBD">
        <w:rPr>
          <w:rFonts w:ascii="Times New Roman" w:hAnsi="Times New Roman" w:eastAsia="Times New Roman" w:cs="Times New Roman"/>
        </w:rPr>
        <w:t>. Quando duas variáveis apresentam uma associação perfeita</w:t>
      </w:r>
      <w:r w:rsidRPr="7E56AFDC" w:rsidR="1B6AD013">
        <w:rPr>
          <w:rFonts w:ascii="Times New Roman" w:hAnsi="Times New Roman" w:eastAsia="Times New Roman" w:cs="Times New Roman"/>
        </w:rPr>
        <w:t xml:space="preserve">, ambas estão a dar a mesma informação ao nosso modelo </w:t>
      </w:r>
      <w:r w:rsidRPr="7E56AFDC" w:rsidR="4E4A2F12">
        <w:rPr>
          <w:rFonts w:ascii="Times New Roman" w:hAnsi="Times New Roman" w:eastAsia="Times New Roman" w:cs="Times New Roman"/>
        </w:rPr>
        <w:t>de</w:t>
      </w:r>
      <w:r w:rsidRPr="7E56AFDC" w:rsidR="1B6AD013">
        <w:rPr>
          <w:rFonts w:ascii="Times New Roman" w:hAnsi="Times New Roman" w:eastAsia="Times New Roman" w:cs="Times New Roman"/>
        </w:rPr>
        <w:t xml:space="preserve"> análise</w:t>
      </w:r>
      <w:r w:rsidRPr="7E56AFDC" w:rsidR="0BD9296E">
        <w:rPr>
          <w:rFonts w:ascii="Times New Roman" w:hAnsi="Times New Roman" w:eastAsia="Times New Roman" w:cs="Times New Roman"/>
        </w:rPr>
        <w:t>. Desta forma,</w:t>
      </w:r>
      <w:r w:rsidRPr="7E56AFDC" w:rsidR="1B6AD013">
        <w:rPr>
          <w:rFonts w:ascii="Times New Roman" w:hAnsi="Times New Roman" w:eastAsia="Times New Roman" w:cs="Times New Roman"/>
        </w:rPr>
        <w:t xml:space="preserve"> sendo o maior princípio da PCA reduzir a </w:t>
      </w:r>
      <w:r w:rsidRPr="7E56AFDC" w:rsidR="297E7152">
        <w:rPr>
          <w:rFonts w:ascii="Times New Roman" w:hAnsi="Times New Roman" w:eastAsia="Times New Roman" w:cs="Times New Roman"/>
        </w:rPr>
        <w:t>dimensionalidade</w:t>
      </w:r>
      <w:r w:rsidRPr="7E56AFDC" w:rsidR="1B6AD013">
        <w:rPr>
          <w:rFonts w:ascii="Times New Roman" w:hAnsi="Times New Roman" w:eastAsia="Times New Roman" w:cs="Times New Roman"/>
        </w:rPr>
        <w:t xml:space="preserve"> da amostra (D &gt; d), </w:t>
      </w:r>
      <w:r w:rsidRPr="7E56AFDC" w:rsidR="21EC01C7">
        <w:rPr>
          <w:rFonts w:ascii="Times New Roman" w:hAnsi="Times New Roman" w:eastAsia="Times New Roman" w:cs="Times New Roman"/>
        </w:rPr>
        <w:t xml:space="preserve">mantendo duas variáveis que dizem exatamente o mesmo </w:t>
      </w:r>
      <w:r w:rsidRPr="7E56AFDC" w:rsidR="58167F6B">
        <w:rPr>
          <w:rFonts w:ascii="Times New Roman" w:hAnsi="Times New Roman" w:eastAsia="Times New Roman" w:cs="Times New Roman"/>
        </w:rPr>
        <w:t>seria</w:t>
      </w:r>
      <w:r w:rsidRPr="7E56AFDC" w:rsidR="21EC01C7">
        <w:rPr>
          <w:rFonts w:ascii="Times New Roman" w:hAnsi="Times New Roman" w:eastAsia="Times New Roman" w:cs="Times New Roman"/>
        </w:rPr>
        <w:t xml:space="preserve"> redundante e</w:t>
      </w:r>
      <w:r w:rsidRPr="7E56AFDC" w:rsidR="6489CBD2">
        <w:rPr>
          <w:rFonts w:ascii="Times New Roman" w:hAnsi="Times New Roman" w:eastAsia="Times New Roman" w:cs="Times New Roman"/>
        </w:rPr>
        <w:t>, estar-se-ia a</w:t>
      </w:r>
      <w:r w:rsidRPr="7E56AFDC" w:rsidR="21EC01C7">
        <w:rPr>
          <w:rFonts w:ascii="Times New Roman" w:hAnsi="Times New Roman" w:eastAsia="Times New Roman" w:cs="Times New Roman"/>
        </w:rPr>
        <w:t xml:space="preserve"> acrescenta complexidade desnecessária</w:t>
      </w:r>
      <w:r w:rsidRPr="7E56AFDC" w:rsidR="4912A565">
        <w:rPr>
          <w:rFonts w:ascii="Times New Roman" w:hAnsi="Times New Roman" w:eastAsia="Times New Roman" w:cs="Times New Roman"/>
        </w:rPr>
        <w:t xml:space="preserve"> ao modelo.</w:t>
      </w:r>
    </w:p>
    <w:p w:rsidRPr="002D39D1" w:rsidR="55BAB189" w:rsidP="7E56AFDC" w:rsidRDefault="3FBAF124" w14:paraId="43B98483" w14:textId="45966EA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07125F76" w:rsidR="3FBAF124">
        <w:rPr>
          <w:rFonts w:ascii="Times New Roman" w:hAnsi="Times New Roman" w:eastAsia="Times New Roman" w:cs="Times New Roman"/>
        </w:rPr>
        <w:t xml:space="preserve">Neste sentido, foram retiradas </w:t>
      </w:r>
      <w:r w:rsidRPr="07125F76" w:rsidR="3C8EECAB">
        <w:rPr>
          <w:rFonts w:ascii="Times New Roman" w:hAnsi="Times New Roman" w:eastAsia="Times New Roman" w:cs="Times New Roman"/>
        </w:rPr>
        <w:t>sei</w:t>
      </w:r>
      <w:r w:rsidRPr="07125F76" w:rsidR="68DDE08C">
        <w:rPr>
          <w:rFonts w:ascii="Times New Roman" w:hAnsi="Times New Roman" w:eastAsia="Times New Roman" w:cs="Times New Roman"/>
        </w:rPr>
        <w:t>s</w:t>
      </w:r>
      <w:r w:rsidRPr="07125F76" w:rsidR="3FBAF124">
        <w:rPr>
          <w:rFonts w:ascii="Times New Roman" w:hAnsi="Times New Roman" w:eastAsia="Times New Roman" w:cs="Times New Roman"/>
        </w:rPr>
        <w:t xml:space="preserve"> variáveis ao </w:t>
      </w:r>
      <w:r w:rsidRPr="07125F76" w:rsidR="3FBAF124">
        <w:rPr>
          <w:rFonts w:ascii="Times New Roman" w:hAnsi="Times New Roman" w:eastAsia="Times New Roman" w:cs="Times New Roman"/>
          <w:i w:val="1"/>
          <w:iCs w:val="1"/>
        </w:rPr>
        <w:t>DataSet</w:t>
      </w:r>
      <w:r w:rsidRPr="07125F76" w:rsidR="3FBAF124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07125F76" w:rsidR="3FBAF124">
        <w:rPr>
          <w:rFonts w:ascii="Times New Roman" w:hAnsi="Times New Roman" w:eastAsia="Times New Roman" w:cs="Times New Roman"/>
        </w:rPr>
        <w:t>original, restando</w:t>
      </w:r>
      <w:r w:rsidRPr="07125F76" w:rsidR="1F6A3835">
        <w:rPr>
          <w:rFonts w:ascii="Times New Roman" w:hAnsi="Times New Roman" w:eastAsia="Times New Roman" w:cs="Times New Roman"/>
        </w:rPr>
        <w:t xml:space="preserve"> </w:t>
      </w:r>
      <w:r w:rsidRPr="07125F76" w:rsidR="1FE6A625">
        <w:rPr>
          <w:rFonts w:ascii="Times New Roman" w:hAnsi="Times New Roman" w:eastAsia="Times New Roman" w:cs="Times New Roman"/>
        </w:rPr>
        <w:t>dezanove</w:t>
      </w:r>
      <w:r w:rsidRPr="07125F76" w:rsidR="1F6A3835">
        <w:rPr>
          <w:rFonts w:ascii="Times New Roman" w:hAnsi="Times New Roman" w:eastAsia="Times New Roman" w:cs="Times New Roman"/>
        </w:rPr>
        <w:t xml:space="preserve"> variáveis</w:t>
      </w:r>
      <w:r w:rsidRPr="07125F76" w:rsidR="3FBAF124">
        <w:rPr>
          <w:rFonts w:ascii="Times New Roman" w:hAnsi="Times New Roman" w:eastAsia="Times New Roman" w:cs="Times New Roman"/>
        </w:rPr>
        <w:t xml:space="preserve"> para análise. Assim, conforme Anexo </w:t>
      </w:r>
      <w:r w:rsidRPr="07125F76" w:rsidR="0EE40358">
        <w:rPr>
          <w:rFonts w:ascii="Times New Roman" w:hAnsi="Times New Roman" w:eastAsia="Times New Roman" w:cs="Times New Roman"/>
        </w:rPr>
        <w:t xml:space="preserve">2, é possível concluir que existem fortes </w:t>
      </w:r>
      <w:r w:rsidRPr="07125F76" w:rsidR="3B973AB2">
        <w:rPr>
          <w:rFonts w:ascii="Times New Roman" w:hAnsi="Times New Roman" w:eastAsia="Times New Roman" w:cs="Times New Roman"/>
        </w:rPr>
        <w:t xml:space="preserve">associações entre as variáveis em estudo sendo possível destacar 3 grupos </w:t>
      </w:r>
      <w:r w:rsidRPr="07125F76" w:rsidR="3B973AB2">
        <w:rPr>
          <w:rFonts w:ascii="Times New Roman" w:hAnsi="Times New Roman" w:eastAsia="Times New Roman" w:cs="Times New Roman"/>
        </w:rPr>
        <w:t>relavantes</w:t>
      </w:r>
      <w:r w:rsidRPr="07125F76" w:rsidR="3B973AB2">
        <w:rPr>
          <w:rFonts w:ascii="Times New Roman" w:hAnsi="Times New Roman" w:eastAsia="Times New Roman" w:cs="Times New Roman"/>
        </w:rPr>
        <w:t xml:space="preserve"> de variáveis: variáveis </w:t>
      </w:r>
      <w:r w:rsidRPr="07125F76" w:rsidR="57E0B732">
        <w:rPr>
          <w:rFonts w:ascii="Times New Roman" w:hAnsi="Times New Roman" w:eastAsia="Times New Roman" w:cs="Times New Roman"/>
        </w:rPr>
        <w:t>com associações muito elevadas</w:t>
      </w:r>
      <w:r w:rsidRPr="07125F76" w:rsidR="7EFC2E36">
        <w:rPr>
          <w:rFonts w:ascii="Times New Roman" w:hAnsi="Times New Roman" w:eastAsia="Times New Roman" w:cs="Times New Roman"/>
        </w:rPr>
        <w:t xml:space="preserve"> positivas</w:t>
      </w:r>
      <w:r w:rsidRPr="07125F76" w:rsidR="57E0B732">
        <w:rPr>
          <w:rFonts w:ascii="Times New Roman" w:hAnsi="Times New Roman" w:eastAsia="Times New Roman" w:cs="Times New Roman"/>
        </w:rPr>
        <w:t xml:space="preserve"> superiores a 0,8, como por exemplo</w:t>
      </w:r>
      <w:r w:rsidRPr="07125F76" w:rsidR="33ADFA59">
        <w:rPr>
          <w:rFonts w:ascii="Times New Roman" w:hAnsi="Times New Roman" w:eastAsia="Times New Roman" w:cs="Times New Roman"/>
        </w:rPr>
        <w:t>,</w:t>
      </w:r>
      <w:r w:rsidRPr="07125F76" w:rsidR="57E0B732">
        <w:rPr>
          <w:rFonts w:ascii="Times New Roman" w:hAnsi="Times New Roman" w:eastAsia="Times New Roman" w:cs="Times New Roman"/>
        </w:rPr>
        <w:t xml:space="preserve"> </w:t>
      </w:r>
      <w:r w:rsidRPr="07125F76" w:rsidR="57E0B732">
        <w:rPr>
          <w:rFonts w:ascii="Times New Roman" w:hAnsi="Times New Roman" w:eastAsia="Times New Roman" w:cs="Times New Roman"/>
          <w:i w:val="1"/>
          <w:iCs w:val="1"/>
        </w:rPr>
        <w:t>Beneficiarios_sub</w:t>
      </w:r>
      <w:r w:rsidRPr="07125F76" w:rsidR="57E0B732">
        <w:rPr>
          <w:rFonts w:ascii="Times New Roman" w:hAnsi="Times New Roman" w:eastAsia="Times New Roman" w:cs="Times New Roman"/>
        </w:rPr>
        <w:t xml:space="preserve"> </w:t>
      </w:r>
      <w:r w:rsidRPr="07125F76" w:rsidR="57E0B732">
        <w:rPr>
          <w:rFonts w:ascii="Times New Roman" w:hAnsi="Times New Roman" w:eastAsia="Times New Roman" w:cs="Times New Roman"/>
        </w:rPr>
        <w:t>vs</w:t>
      </w:r>
      <w:r w:rsidRPr="07125F76" w:rsidR="57E0B732">
        <w:rPr>
          <w:rFonts w:ascii="Times New Roman" w:hAnsi="Times New Roman" w:eastAsia="Times New Roman" w:cs="Times New Roman"/>
        </w:rPr>
        <w:t xml:space="preserve"> </w:t>
      </w:r>
      <w:r w:rsidRPr="07125F76" w:rsidR="57E0B732">
        <w:rPr>
          <w:rFonts w:ascii="Times New Roman" w:hAnsi="Times New Roman" w:eastAsia="Times New Roman" w:cs="Times New Roman"/>
          <w:i w:val="1"/>
          <w:iCs w:val="1"/>
        </w:rPr>
        <w:t>Populacao_em</w:t>
      </w:r>
      <w:r w:rsidRPr="07125F76" w:rsidR="461AC8C3">
        <w:rPr>
          <w:rFonts w:ascii="Times New Roman" w:hAnsi="Times New Roman" w:eastAsia="Times New Roman" w:cs="Times New Roman"/>
          <w:i w:val="1"/>
          <w:iCs w:val="1"/>
        </w:rPr>
        <w:t>pregada_outrem</w:t>
      </w:r>
      <w:r w:rsidRPr="07125F76" w:rsidR="461AC8C3">
        <w:rPr>
          <w:rFonts w:ascii="Times New Roman" w:hAnsi="Times New Roman" w:eastAsia="Times New Roman" w:cs="Times New Roman"/>
        </w:rPr>
        <w:t xml:space="preserve"> e </w:t>
      </w:r>
      <w:r w:rsidRPr="07125F76" w:rsidR="461AC8C3">
        <w:rPr>
          <w:rFonts w:ascii="Times New Roman" w:hAnsi="Times New Roman" w:eastAsia="Times New Roman" w:cs="Times New Roman"/>
          <w:i w:val="1"/>
          <w:iCs w:val="1"/>
        </w:rPr>
        <w:t>Empresas</w:t>
      </w:r>
      <w:r w:rsidRPr="07125F76" w:rsidR="461AC8C3">
        <w:rPr>
          <w:rFonts w:ascii="Times New Roman" w:hAnsi="Times New Roman" w:eastAsia="Times New Roman" w:cs="Times New Roman"/>
        </w:rPr>
        <w:t xml:space="preserve"> </w:t>
      </w:r>
      <w:r w:rsidRPr="07125F76" w:rsidR="461AC8C3">
        <w:rPr>
          <w:rFonts w:ascii="Times New Roman" w:hAnsi="Times New Roman" w:eastAsia="Times New Roman" w:cs="Times New Roman"/>
        </w:rPr>
        <w:t>vs</w:t>
      </w:r>
      <w:r w:rsidRPr="07125F76" w:rsidR="461AC8C3">
        <w:rPr>
          <w:rFonts w:ascii="Times New Roman" w:hAnsi="Times New Roman" w:eastAsia="Times New Roman" w:cs="Times New Roman"/>
        </w:rPr>
        <w:t xml:space="preserve"> </w:t>
      </w:r>
      <w:r w:rsidRPr="07125F76" w:rsidR="461AC8C3">
        <w:rPr>
          <w:rFonts w:ascii="Times New Roman" w:hAnsi="Times New Roman" w:eastAsia="Times New Roman" w:cs="Times New Roman"/>
          <w:i w:val="1"/>
          <w:iCs w:val="1"/>
        </w:rPr>
        <w:t>Nascimentos_de_empresas</w:t>
      </w:r>
      <w:r w:rsidRPr="07125F76" w:rsidR="62FCFF35">
        <w:rPr>
          <w:rFonts w:ascii="Times New Roman" w:hAnsi="Times New Roman" w:eastAsia="Times New Roman" w:cs="Times New Roman"/>
          <w:i w:val="1"/>
          <w:iCs w:val="1"/>
        </w:rPr>
        <w:t xml:space="preserve">, </w:t>
      </w:r>
      <w:r w:rsidRPr="07125F76" w:rsidR="62FCFF35">
        <w:rPr>
          <w:rFonts w:ascii="Times New Roman" w:hAnsi="Times New Roman" w:eastAsia="Times New Roman" w:cs="Times New Roman"/>
        </w:rPr>
        <w:t>sugerindo que quando uma cresce a outra também cresce;</w:t>
      </w:r>
      <w:r w:rsidRPr="07125F76" w:rsidR="202527E0">
        <w:rPr>
          <w:rFonts w:ascii="Times New Roman" w:hAnsi="Times New Roman" w:eastAsia="Times New Roman" w:cs="Times New Roman"/>
        </w:rPr>
        <w:t xml:space="preserve"> variáveis com boas associações </w:t>
      </w:r>
      <w:r w:rsidRPr="07125F76" w:rsidR="4EAD2957">
        <w:rPr>
          <w:rFonts w:ascii="Times New Roman" w:hAnsi="Times New Roman" w:eastAsia="Times New Roman" w:cs="Times New Roman"/>
        </w:rPr>
        <w:t>positivas com valores entre 0,5 e 0,79, como por exemplo,</w:t>
      </w:r>
      <w:r w:rsidRPr="07125F76" w:rsidR="3470AED3">
        <w:rPr>
          <w:rFonts w:ascii="Times New Roman" w:hAnsi="Times New Roman" w:eastAsia="Times New Roman" w:cs="Times New Roman"/>
        </w:rPr>
        <w:t xml:space="preserve"> </w:t>
      </w:r>
      <w:r w:rsidRPr="07125F76" w:rsidR="3470AED3">
        <w:rPr>
          <w:rFonts w:ascii="Times New Roman" w:hAnsi="Times New Roman" w:eastAsia="Times New Roman" w:cs="Times New Roman"/>
          <w:i w:val="1"/>
          <w:iCs w:val="1"/>
        </w:rPr>
        <w:t>Diplomados_ES</w:t>
      </w:r>
      <w:r w:rsidRPr="07125F76" w:rsidR="3470AED3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07125F76" w:rsidR="3470AED3">
        <w:rPr>
          <w:rFonts w:ascii="Times New Roman" w:hAnsi="Times New Roman" w:eastAsia="Times New Roman" w:cs="Times New Roman"/>
        </w:rPr>
        <w:t>vs</w:t>
      </w:r>
      <w:r w:rsidRPr="07125F76" w:rsidR="3470AED3">
        <w:rPr>
          <w:rFonts w:ascii="Times New Roman" w:hAnsi="Times New Roman" w:eastAsia="Times New Roman" w:cs="Times New Roman"/>
        </w:rPr>
        <w:t xml:space="preserve"> </w:t>
      </w:r>
      <w:r w:rsidRPr="07125F76" w:rsidR="3470AED3">
        <w:rPr>
          <w:rFonts w:ascii="Times New Roman" w:hAnsi="Times New Roman" w:eastAsia="Times New Roman" w:cs="Times New Roman"/>
          <w:i w:val="1"/>
          <w:iCs w:val="1"/>
        </w:rPr>
        <w:t xml:space="preserve">Imposto </w:t>
      </w:r>
      <w:r w:rsidRPr="07125F76" w:rsidR="3470AED3">
        <w:rPr>
          <w:rFonts w:ascii="Times New Roman" w:hAnsi="Times New Roman" w:eastAsia="Times New Roman" w:cs="Times New Roman"/>
        </w:rPr>
        <w:t xml:space="preserve">e </w:t>
      </w:r>
      <w:r w:rsidRPr="07125F76" w:rsidR="3470AED3">
        <w:rPr>
          <w:rFonts w:ascii="Times New Roman" w:hAnsi="Times New Roman" w:eastAsia="Times New Roman" w:cs="Times New Roman"/>
          <w:i w:val="1"/>
          <w:iCs w:val="1"/>
        </w:rPr>
        <w:t>Populacao_empregada_outrem_ES</w:t>
      </w:r>
      <w:r w:rsidRPr="07125F76" w:rsidR="3470AED3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07125F76" w:rsidR="2D93018B">
        <w:rPr>
          <w:rFonts w:ascii="Times New Roman" w:hAnsi="Times New Roman" w:eastAsia="Times New Roman" w:cs="Times New Roman"/>
        </w:rPr>
        <w:t>vs</w:t>
      </w:r>
      <w:r w:rsidRPr="07125F76" w:rsidR="2D93018B">
        <w:rPr>
          <w:rFonts w:ascii="Times New Roman" w:hAnsi="Times New Roman" w:eastAsia="Times New Roman" w:cs="Times New Roman"/>
        </w:rPr>
        <w:t xml:space="preserve"> </w:t>
      </w:r>
      <w:r w:rsidRPr="07125F76" w:rsidR="2D93018B">
        <w:rPr>
          <w:rFonts w:ascii="Times New Roman" w:hAnsi="Times New Roman" w:eastAsia="Times New Roman" w:cs="Times New Roman"/>
          <w:i w:val="1"/>
          <w:iCs w:val="1"/>
        </w:rPr>
        <w:t>Custos_pessoal_ECON</w:t>
      </w:r>
      <w:r w:rsidRPr="07125F76" w:rsidR="2D93018B">
        <w:rPr>
          <w:rFonts w:ascii="Times New Roman" w:hAnsi="Times New Roman" w:eastAsia="Times New Roman" w:cs="Times New Roman"/>
        </w:rPr>
        <w:t xml:space="preserve">, sugerindo também que quando uma variável </w:t>
      </w:r>
      <w:r w:rsidRPr="07125F76" w:rsidR="7DAFB7B8">
        <w:rPr>
          <w:rFonts w:ascii="Times New Roman" w:hAnsi="Times New Roman" w:eastAsia="Times New Roman" w:cs="Times New Roman"/>
        </w:rPr>
        <w:t>cresce a outra também cresce; e variáveis com associações moderadas negativas com valores entre 0,3 e</w:t>
      </w:r>
      <w:r w:rsidRPr="07125F76" w:rsidR="09428999">
        <w:rPr>
          <w:rFonts w:ascii="Times New Roman" w:hAnsi="Times New Roman" w:eastAsia="Times New Roman" w:cs="Times New Roman"/>
        </w:rPr>
        <w:t xml:space="preserve"> 0,5, como por </w:t>
      </w:r>
      <w:r w:rsidRPr="07125F76" w:rsidR="09428999">
        <w:rPr>
          <w:rFonts w:ascii="Times New Roman" w:hAnsi="Times New Roman" w:eastAsia="Times New Roman" w:cs="Times New Roman"/>
        </w:rPr>
        <w:t>exmeplo</w:t>
      </w:r>
      <w:r w:rsidRPr="07125F76" w:rsidR="09428999">
        <w:rPr>
          <w:rFonts w:ascii="Times New Roman" w:hAnsi="Times New Roman" w:eastAsia="Times New Roman" w:cs="Times New Roman"/>
        </w:rPr>
        <w:t xml:space="preserve">, </w:t>
      </w:r>
      <w:r w:rsidRPr="07125F76" w:rsidR="09428999">
        <w:rPr>
          <w:rFonts w:ascii="Times New Roman" w:hAnsi="Times New Roman" w:eastAsia="Times New Roman" w:cs="Times New Roman"/>
          <w:i w:val="1"/>
          <w:iCs w:val="1"/>
        </w:rPr>
        <w:t>Duracao_media_sub</w:t>
      </w:r>
      <w:r w:rsidRPr="07125F76" w:rsidR="09428999">
        <w:rPr>
          <w:rFonts w:ascii="Times New Roman" w:hAnsi="Times New Roman" w:eastAsia="Times New Roman" w:cs="Times New Roman"/>
        </w:rPr>
        <w:t xml:space="preserve"> </w:t>
      </w:r>
      <w:r w:rsidRPr="07125F76" w:rsidR="09428999">
        <w:rPr>
          <w:rFonts w:ascii="Times New Roman" w:hAnsi="Times New Roman" w:eastAsia="Times New Roman" w:cs="Times New Roman"/>
        </w:rPr>
        <w:t>vs</w:t>
      </w:r>
      <w:r w:rsidRPr="07125F76" w:rsidR="09428999">
        <w:rPr>
          <w:rFonts w:ascii="Times New Roman" w:hAnsi="Times New Roman" w:eastAsia="Times New Roman" w:cs="Times New Roman"/>
        </w:rPr>
        <w:t xml:space="preserve"> </w:t>
      </w:r>
      <w:r w:rsidRPr="07125F76" w:rsidR="09428999">
        <w:rPr>
          <w:rFonts w:ascii="Times New Roman" w:hAnsi="Times New Roman" w:eastAsia="Times New Roman" w:cs="Times New Roman"/>
          <w:i w:val="1"/>
          <w:iCs w:val="1"/>
        </w:rPr>
        <w:t>Taxa_criminalidade</w:t>
      </w:r>
      <w:r w:rsidRPr="07125F76" w:rsidR="09428999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07125F76" w:rsidR="09428999">
        <w:rPr>
          <w:rFonts w:ascii="Times New Roman" w:hAnsi="Times New Roman" w:eastAsia="Times New Roman" w:cs="Times New Roman"/>
        </w:rPr>
        <w:t xml:space="preserve">e </w:t>
      </w:r>
      <w:r w:rsidRPr="07125F76" w:rsidR="58C35697">
        <w:rPr>
          <w:rFonts w:ascii="Times New Roman" w:hAnsi="Times New Roman" w:eastAsia="Times New Roman" w:cs="Times New Roman"/>
          <w:i w:val="1"/>
          <w:iCs w:val="1"/>
        </w:rPr>
        <w:t>Idade_18_e_mais_certificado</w:t>
      </w:r>
      <w:r w:rsidRPr="07125F76" w:rsidR="58C35697">
        <w:rPr>
          <w:rFonts w:ascii="Times New Roman" w:hAnsi="Times New Roman" w:eastAsia="Times New Roman" w:cs="Times New Roman"/>
        </w:rPr>
        <w:t xml:space="preserve"> </w:t>
      </w:r>
      <w:r w:rsidRPr="07125F76" w:rsidR="58C35697">
        <w:rPr>
          <w:rFonts w:ascii="Times New Roman" w:hAnsi="Times New Roman" w:eastAsia="Times New Roman" w:cs="Times New Roman"/>
        </w:rPr>
        <w:t>vs</w:t>
      </w:r>
      <w:r w:rsidRPr="07125F76" w:rsidR="58C35697">
        <w:rPr>
          <w:rFonts w:ascii="Times New Roman" w:hAnsi="Times New Roman" w:eastAsia="Times New Roman" w:cs="Times New Roman"/>
        </w:rPr>
        <w:t xml:space="preserve"> </w:t>
      </w:r>
      <w:r w:rsidRPr="07125F76" w:rsidR="58C35697">
        <w:rPr>
          <w:rFonts w:ascii="Times New Roman" w:hAnsi="Times New Roman" w:eastAsia="Times New Roman" w:cs="Times New Roman"/>
          <w:i w:val="1"/>
          <w:iCs w:val="1"/>
        </w:rPr>
        <w:t>Taxa_de_credito_a_habitacao</w:t>
      </w:r>
      <w:r w:rsidRPr="07125F76" w:rsidR="58C35697">
        <w:rPr>
          <w:rFonts w:ascii="Times New Roman" w:hAnsi="Times New Roman" w:eastAsia="Times New Roman" w:cs="Times New Roman"/>
        </w:rPr>
        <w:t xml:space="preserve">, </w:t>
      </w:r>
      <w:r w:rsidRPr="07125F76" w:rsidR="090F7205">
        <w:rPr>
          <w:rFonts w:ascii="Times New Roman" w:hAnsi="Times New Roman" w:eastAsia="Times New Roman" w:cs="Times New Roman"/>
        </w:rPr>
        <w:t>sugerindo que quando uma variável cresce a outra diminui.</w:t>
      </w:r>
      <w:r w:rsidRPr="07125F76" w:rsidR="032D734B">
        <w:rPr>
          <w:rFonts w:ascii="Times New Roman" w:hAnsi="Times New Roman" w:eastAsia="Times New Roman" w:cs="Times New Roman"/>
        </w:rPr>
        <w:t xml:space="preserve"> </w:t>
      </w:r>
    </w:p>
    <w:p w:rsidRPr="002D39D1" w:rsidR="55BAB189" w:rsidP="7E56AFDC" w:rsidRDefault="032D734B" w14:paraId="6FA43559" w14:textId="3CF2E166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7E56AFDC">
        <w:rPr>
          <w:rFonts w:ascii="Times New Roman" w:hAnsi="Times New Roman" w:eastAsia="Times New Roman" w:cs="Times New Roman"/>
        </w:rPr>
        <w:t>Desta forma, à priori, tornou-se evidente o sentido que faria efetuar-se a PCA para o nosso modelo, uma vez que por as variáveis terem boas correlações ser possível concluir que será possível reduzir bastante o D. Assim, para confirmar formalmente este pressuposto, efetuou-se o teste de Bartlett e a análise d</w:t>
      </w:r>
      <w:r w:rsidRPr="7E56AFDC" w:rsidR="5FEDE54F">
        <w:rPr>
          <w:rFonts w:ascii="Times New Roman" w:hAnsi="Times New Roman" w:eastAsia="Times New Roman" w:cs="Times New Roman"/>
        </w:rPr>
        <w:t>o índice</w:t>
      </w:r>
      <w:r w:rsidRPr="7E56AFDC" w:rsidR="25D0B888">
        <w:rPr>
          <w:rFonts w:ascii="Times New Roman" w:hAnsi="Times New Roman" w:eastAsia="Times New Roman" w:cs="Times New Roman"/>
        </w:rPr>
        <w:t xml:space="preserve"> KMO.</w:t>
      </w:r>
    </w:p>
    <w:p w:rsidRPr="002D39D1" w:rsidR="55BAB189" w:rsidP="7E56AFDC" w:rsidRDefault="25D0B888" w14:paraId="51E5C50E" w14:textId="6312EC8D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7E56AFDC">
        <w:rPr>
          <w:rFonts w:ascii="Times New Roman" w:hAnsi="Times New Roman" w:eastAsia="Times New Roman" w:cs="Times New Roman"/>
        </w:rPr>
        <w:t>Relativamente ao teste de Bartlett</w:t>
      </w:r>
      <w:r w:rsidRPr="7E56AFDC" w:rsidR="3FB6F6AA">
        <w:rPr>
          <w:rFonts w:ascii="Times New Roman" w:hAnsi="Times New Roman" w:eastAsia="Times New Roman" w:cs="Times New Roman"/>
        </w:rPr>
        <w:t xml:space="preserve">, este serviu para testar se a matriz de covariâncias era </w:t>
      </w:r>
      <w:r w:rsidRPr="7E56AFDC" w:rsidR="3F6E221B">
        <w:rPr>
          <w:rFonts w:ascii="Times New Roman" w:hAnsi="Times New Roman" w:eastAsia="Times New Roman" w:cs="Times New Roman"/>
        </w:rPr>
        <w:t>uma matriz identidade, i.e., se existiam variáveis com correlação igual a zero entre</w:t>
      </w:r>
      <w:r w:rsidRPr="7E56AFDC" w:rsidR="65FD255B">
        <w:rPr>
          <w:rFonts w:ascii="Times New Roman" w:hAnsi="Times New Roman" w:eastAsia="Times New Roman" w:cs="Times New Roman"/>
        </w:rPr>
        <w:t xml:space="preserve"> si</w:t>
      </w:r>
      <w:r w:rsidRPr="7E56AFDC" w:rsidR="3F6E221B">
        <w:rPr>
          <w:rFonts w:ascii="Times New Roman" w:hAnsi="Times New Roman" w:eastAsia="Times New Roman" w:cs="Times New Roman"/>
        </w:rPr>
        <w:t xml:space="preserve">, significando por isso serem independentes. </w:t>
      </w:r>
      <w:r w:rsidRPr="7E56AFDC" w:rsidR="5507A23D">
        <w:rPr>
          <w:rFonts w:ascii="Times New Roman" w:hAnsi="Times New Roman" w:eastAsia="Times New Roman" w:cs="Times New Roman"/>
        </w:rPr>
        <w:t>Assim</w:t>
      </w:r>
      <w:r w:rsidRPr="7E56AFDC" w:rsidR="5EA5453F">
        <w:rPr>
          <w:rFonts w:ascii="Times New Roman" w:hAnsi="Times New Roman" w:eastAsia="Times New Roman" w:cs="Times New Roman"/>
        </w:rPr>
        <w:t>, leva</w:t>
      </w:r>
      <w:r w:rsidRPr="7E56AFDC" w:rsidR="049E0E40">
        <w:rPr>
          <w:rFonts w:ascii="Times New Roman" w:hAnsi="Times New Roman" w:eastAsia="Times New Roman" w:cs="Times New Roman"/>
        </w:rPr>
        <w:t>ntaram</w:t>
      </w:r>
      <w:r w:rsidRPr="7E56AFDC" w:rsidR="5EA5453F">
        <w:rPr>
          <w:rFonts w:ascii="Times New Roman" w:hAnsi="Times New Roman" w:eastAsia="Times New Roman" w:cs="Times New Roman"/>
        </w:rPr>
        <w:t>-se a hipótese nula H</w:t>
      </w:r>
      <w:r w:rsidRPr="7E56AFDC" w:rsidR="5EA5453F">
        <w:rPr>
          <w:rFonts w:ascii="Times New Roman" w:hAnsi="Times New Roman" w:eastAsia="Times New Roman" w:cs="Times New Roman"/>
          <w:vertAlign w:val="subscript"/>
        </w:rPr>
        <w:t>0</w:t>
      </w:r>
      <w:r w:rsidRPr="7E56AFDC" w:rsidR="5EA5453F">
        <w:rPr>
          <w:rFonts w:ascii="Times New Roman" w:hAnsi="Times New Roman" w:eastAsia="Times New Roman" w:cs="Times New Roman"/>
        </w:rPr>
        <w:t xml:space="preserve"> = “As variáveis não es</w:t>
      </w:r>
      <w:r w:rsidRPr="7E56AFDC" w:rsidR="0B27E125">
        <w:rPr>
          <w:rFonts w:ascii="Times New Roman" w:hAnsi="Times New Roman" w:eastAsia="Times New Roman" w:cs="Times New Roman"/>
        </w:rPr>
        <w:t>tão correlacionadas entre si” e a hipótese alternativa H</w:t>
      </w:r>
      <w:r w:rsidRPr="7E56AFDC" w:rsidR="0B27E125">
        <w:rPr>
          <w:rFonts w:ascii="Times New Roman" w:hAnsi="Times New Roman" w:eastAsia="Times New Roman" w:cs="Times New Roman"/>
          <w:vertAlign w:val="subscript"/>
        </w:rPr>
        <w:t>1</w:t>
      </w:r>
      <w:r w:rsidRPr="7E56AFDC" w:rsidR="0B27E125">
        <w:rPr>
          <w:rFonts w:ascii="Times New Roman" w:hAnsi="Times New Roman" w:eastAsia="Times New Roman" w:cs="Times New Roman"/>
        </w:rPr>
        <w:t xml:space="preserve"> = “As variáveis estão correlacionadas o suficiente para que a redução de dados faça sentido”</w:t>
      </w:r>
      <w:r w:rsidRPr="7E56AFDC" w:rsidR="78281D02">
        <w:rPr>
          <w:rFonts w:ascii="Times New Roman" w:hAnsi="Times New Roman" w:eastAsia="Times New Roman" w:cs="Times New Roman"/>
        </w:rPr>
        <w:t xml:space="preserve">. </w:t>
      </w:r>
      <w:r w:rsidRPr="7E56AFDC" w:rsidR="77FB1915">
        <w:rPr>
          <w:rFonts w:ascii="Times New Roman" w:hAnsi="Times New Roman" w:eastAsia="Times New Roman" w:cs="Times New Roman"/>
        </w:rPr>
        <w:t>Neste sentido, conforme Anexo 3, é possível concluir que segundo o teste de Bartlett</w:t>
      </w:r>
      <w:r w:rsidRPr="7E56AFDC" w:rsidR="2C5FA31B">
        <w:rPr>
          <w:rFonts w:ascii="Times New Roman" w:hAnsi="Times New Roman" w:eastAsia="Times New Roman" w:cs="Times New Roman"/>
        </w:rPr>
        <w:t xml:space="preserve"> rejeita-se a hipótese nula para um p.value extremamente próximo de 0, significando que existe correlação significativa entre pelo menos algumas das variáveis.</w:t>
      </w:r>
    </w:p>
    <w:p w:rsidRPr="002D39D1" w:rsidR="55BAB189" w:rsidP="44393C55" w:rsidRDefault="71AB98D0" w14:paraId="7C921603" w14:textId="1907B0E2">
      <w:pPr>
        <w:spacing w:before="240" w:after="0" w:line="360" w:lineRule="auto"/>
        <w:ind w:firstLine="708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4393C55" w:rsidR="53693472">
        <w:rPr>
          <w:rFonts w:ascii="Times New Roman" w:hAnsi="Times New Roman" w:eastAsia="Times New Roman" w:cs="Times New Roman"/>
        </w:rPr>
        <w:t>Por fim, passou-se à análise do índice KMO</w:t>
      </w:r>
      <w:r w:rsidRPr="44393C55" w:rsidR="1F4ED6A4">
        <w:rPr>
          <w:rFonts w:ascii="Times New Roman" w:hAnsi="Times New Roman" w:eastAsia="Times New Roman" w:cs="Times New Roman"/>
        </w:rPr>
        <w:t>, medida importante para determinar se a redução de dados será eficiente</w:t>
      </w:r>
      <w:r w:rsidRPr="44393C55" w:rsidR="714F849E">
        <w:rPr>
          <w:rFonts w:ascii="Times New Roman" w:hAnsi="Times New Roman" w:eastAsia="Times New Roman" w:cs="Times New Roman"/>
        </w:rPr>
        <w:t>, pois esta compara as correlações observadas entre as variáveis com as suas correlações parciais</w:t>
      </w:r>
      <w:r w:rsidRPr="44393C55" w:rsidR="258CCF0D">
        <w:rPr>
          <w:rFonts w:ascii="Times New Roman" w:hAnsi="Times New Roman" w:eastAsia="Times New Roman" w:cs="Times New Roman"/>
        </w:rPr>
        <w:t xml:space="preserve"> e, varia entre 0 e 1, sendo que para uma redução eficiente procura-se um KMO perto ou </w:t>
      </w:r>
      <w:r w:rsidRPr="44393C55" w:rsidR="258CCF0D">
        <w:rPr>
          <w:rFonts w:ascii="Times New Roman" w:hAnsi="Times New Roman" w:eastAsia="Times New Roman" w:cs="Times New Roman"/>
        </w:rPr>
        <w:t>supeior</w:t>
      </w:r>
      <w:r w:rsidRPr="44393C55" w:rsidR="258CCF0D">
        <w:rPr>
          <w:rFonts w:ascii="Times New Roman" w:hAnsi="Times New Roman" w:eastAsia="Times New Roman" w:cs="Times New Roman"/>
        </w:rPr>
        <w:t xml:space="preserve"> a 0,8, mas nunca inferior a 0,5. Neste sentido, conforme Anexo 4</w:t>
      </w:r>
      <w:r w:rsidRPr="44393C55" w:rsidR="7F055767">
        <w:rPr>
          <w:rFonts w:ascii="Times New Roman" w:hAnsi="Times New Roman" w:eastAsia="Times New Roman" w:cs="Times New Roman"/>
        </w:rPr>
        <w:t>, o</w:t>
      </w:r>
      <w:r w:rsidRPr="44393C55" w:rsidR="61383A92">
        <w:rPr>
          <w:rFonts w:ascii="Times New Roman" w:hAnsi="Times New Roman" w:eastAsia="Times New Roman" w:cs="Times New Roman"/>
        </w:rPr>
        <w:t xml:space="preserve"> KMO global apresenta um valor de 0,79, indicando que a estrutura de correlação dos dados é bastante sólida, garantindo que a PCA</w:t>
      </w:r>
      <w:r w:rsidRPr="44393C55" w:rsidR="6C0BF298">
        <w:rPr>
          <w:rFonts w:ascii="Times New Roman" w:hAnsi="Times New Roman" w:eastAsia="Times New Roman" w:cs="Times New Roman"/>
        </w:rPr>
        <w:t xml:space="preserve"> irá</w:t>
      </w:r>
      <w:r w:rsidRPr="44393C55" w:rsidR="61383A92">
        <w:rPr>
          <w:rFonts w:ascii="Times New Roman" w:hAnsi="Times New Roman" w:eastAsia="Times New Roman" w:cs="Times New Roman"/>
        </w:rPr>
        <w:t xml:space="preserve"> reduzir as dimensões</w:t>
      </w:r>
      <w:r w:rsidRPr="44393C55" w:rsidR="14E6528D">
        <w:rPr>
          <w:rFonts w:ascii="Times New Roman" w:hAnsi="Times New Roman" w:eastAsia="Times New Roman" w:cs="Times New Roman"/>
        </w:rPr>
        <w:t xml:space="preserve"> (D)</w:t>
      </w:r>
      <w:r w:rsidRPr="44393C55" w:rsidR="61383A92">
        <w:rPr>
          <w:rFonts w:ascii="Times New Roman" w:hAnsi="Times New Roman" w:eastAsia="Times New Roman" w:cs="Times New Roman"/>
        </w:rPr>
        <w:t xml:space="preserve"> de forma eficaz</w:t>
      </w:r>
      <w:r w:rsidRPr="44393C55" w:rsidR="24BDDEE0">
        <w:rPr>
          <w:rFonts w:ascii="Times New Roman" w:hAnsi="Times New Roman" w:eastAsia="Times New Roman" w:cs="Times New Roman"/>
        </w:rPr>
        <w:t>.</w:t>
      </w:r>
      <w:r>
        <w:br/>
      </w:r>
      <w:r>
        <w:tab/>
      </w:r>
      <w:r w:rsidRPr="44393C55" w:rsidR="3EC08E3E">
        <w:rPr>
          <w:rStyle w:val="Heading2Char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2.2 Critérios de Seleção</w:t>
      </w:r>
    </w:p>
    <w:p w:rsidRPr="00E6118E" w:rsidR="6E095BE2" w:rsidP="7E56AFDC" w:rsidRDefault="62063243" w14:paraId="7F9D0178" w14:textId="4272FB78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7E56AFDC">
        <w:rPr>
          <w:rFonts w:ascii="Times New Roman" w:hAnsi="Times New Roman" w:eastAsia="Times New Roman" w:cs="Times New Roman"/>
        </w:rPr>
        <w:t>Depo</w:t>
      </w:r>
      <w:r w:rsidRPr="7E56AFDC" w:rsidR="27A0CF20">
        <w:rPr>
          <w:rFonts w:ascii="Times New Roman" w:hAnsi="Times New Roman" w:eastAsia="Times New Roman" w:cs="Times New Roman"/>
        </w:rPr>
        <w:t xml:space="preserve">is </w:t>
      </w:r>
      <w:r w:rsidRPr="7E56AFDC" w:rsidR="14A1B87B">
        <w:rPr>
          <w:rFonts w:ascii="Times New Roman" w:hAnsi="Times New Roman" w:eastAsia="Times New Roman" w:cs="Times New Roman"/>
        </w:rPr>
        <w:t>de confirmada a relevância da aplicação da PCA aos dados em estudo, procedeu-se à aplicação de um conjunto de critérios de seleção, de forma a determinar o número ideal de componentes a reter</w:t>
      </w:r>
      <w:r w:rsidRPr="7E56AFDC" w:rsidR="1DA40465">
        <w:rPr>
          <w:rFonts w:ascii="Times New Roman" w:hAnsi="Times New Roman" w:eastAsia="Times New Roman" w:cs="Times New Roman"/>
        </w:rPr>
        <w:t xml:space="preserve">. </w:t>
      </w:r>
      <w:r w:rsidRPr="7E56AFDC" w:rsidR="6A33E56F">
        <w:rPr>
          <w:rFonts w:ascii="Times New Roman" w:hAnsi="Times New Roman" w:eastAsia="Times New Roman" w:cs="Times New Roman"/>
        </w:rPr>
        <w:t>O objetivo foi determinar o número ideal de componentes, que</w:t>
      </w:r>
      <w:r w:rsidRPr="7E56AFDC" w:rsidR="53643886">
        <w:rPr>
          <w:rFonts w:ascii="Times New Roman" w:hAnsi="Times New Roman" w:eastAsia="Times New Roman" w:cs="Times New Roman"/>
        </w:rPr>
        <w:t xml:space="preserve"> permitissem um bom </w:t>
      </w:r>
      <w:r w:rsidRPr="7E56AFDC" w:rsidR="53643886">
        <w:rPr>
          <w:rFonts w:ascii="Times New Roman" w:hAnsi="Times New Roman" w:eastAsia="Times New Roman" w:cs="Times New Roman"/>
          <w:i/>
          <w:iCs/>
        </w:rPr>
        <w:t xml:space="preserve">trade-off </w:t>
      </w:r>
      <w:r w:rsidRPr="7E56AFDC" w:rsidR="53643886">
        <w:rPr>
          <w:rFonts w:ascii="Times New Roman" w:hAnsi="Times New Roman" w:eastAsia="Times New Roman" w:cs="Times New Roman"/>
        </w:rPr>
        <w:t xml:space="preserve"> entre a complexidade do modelo e o número de componentes extraídas. </w:t>
      </w:r>
    </w:p>
    <w:p w:rsidRPr="00E6118E" w:rsidR="6E095BE2" w:rsidP="7E56AFDC" w:rsidRDefault="6CE22D90" w14:paraId="52B0C130" w14:textId="1D3E74DF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i/>
          <w:iCs/>
        </w:rPr>
      </w:pPr>
      <w:r w:rsidRPr="7E56AFDC">
        <w:rPr>
          <w:rFonts w:ascii="Times New Roman" w:hAnsi="Times New Roman" w:eastAsia="Times New Roman" w:cs="Times New Roman"/>
          <w:b/>
          <w:bCs/>
          <w:i/>
          <w:iCs/>
        </w:rPr>
        <w:t>Critério de Kaiser</w:t>
      </w:r>
    </w:p>
    <w:p w:rsidRPr="00E6118E" w:rsidR="6E095BE2" w:rsidP="7E56AFDC" w:rsidRDefault="6A33E56F" w14:paraId="4704179F" w14:textId="115A1E5E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7E56AFDC">
        <w:rPr>
          <w:rFonts w:ascii="Times New Roman" w:hAnsi="Times New Roman" w:eastAsia="Times New Roman" w:cs="Times New Roman"/>
        </w:rPr>
        <w:t xml:space="preserve">Neste sentido começou para se aplicar o critério de </w:t>
      </w:r>
      <w:r w:rsidRPr="7E56AFDC">
        <w:rPr>
          <w:rFonts w:ascii="Times New Roman" w:hAnsi="Times New Roman" w:eastAsia="Times New Roman" w:cs="Times New Roman"/>
          <w:i/>
          <w:iCs/>
        </w:rPr>
        <w:t>Kaiser</w:t>
      </w:r>
      <w:r w:rsidRPr="7E56AFDC">
        <w:rPr>
          <w:rFonts w:ascii="Times New Roman" w:hAnsi="Times New Roman" w:eastAsia="Times New Roman" w:cs="Times New Roman"/>
        </w:rPr>
        <w:t xml:space="preserve">, </w:t>
      </w:r>
      <w:r w:rsidRPr="7E56AFDC" w:rsidR="3D703B30">
        <w:rPr>
          <w:rFonts w:ascii="Times New Roman" w:hAnsi="Times New Roman" w:eastAsia="Times New Roman" w:cs="Times New Roman"/>
        </w:rPr>
        <w:t xml:space="preserve">sendo este um critério que estabelece que apenas os componentes cujo </w:t>
      </w:r>
      <w:r w:rsidRPr="7E56AFDC" w:rsidR="3F80410E">
        <w:rPr>
          <w:rFonts w:ascii="Times New Roman" w:hAnsi="Times New Roman" w:eastAsia="Times New Roman" w:cs="Times New Roman"/>
        </w:rPr>
        <w:t xml:space="preserve">valor próprio </w:t>
      </w:r>
      <w:r w:rsidRPr="7E56AFDC" w:rsidR="3D703B30">
        <w:rPr>
          <w:rFonts w:ascii="Times New Roman" w:hAnsi="Times New Roman" w:eastAsia="Times New Roman" w:cs="Times New Roman"/>
        </w:rPr>
        <w:t>seja superior a 1 devem ser conservados para a análise. Neste sentido, conforme Ane</w:t>
      </w:r>
      <w:r w:rsidRPr="7E56AFDC" w:rsidR="7A69B782">
        <w:rPr>
          <w:rFonts w:ascii="Times New Roman" w:hAnsi="Times New Roman" w:eastAsia="Times New Roman" w:cs="Times New Roman"/>
        </w:rPr>
        <w:t xml:space="preserve">xo 5, o critério de </w:t>
      </w:r>
      <w:r w:rsidRPr="7E56AFDC" w:rsidR="7A69B782">
        <w:rPr>
          <w:rFonts w:ascii="Times New Roman" w:hAnsi="Times New Roman" w:eastAsia="Times New Roman" w:cs="Times New Roman"/>
          <w:i/>
          <w:iCs/>
        </w:rPr>
        <w:t>Kaiser</w:t>
      </w:r>
      <w:r w:rsidRPr="7E56AFDC" w:rsidR="7A69B782">
        <w:rPr>
          <w:rFonts w:ascii="Times New Roman" w:hAnsi="Times New Roman" w:eastAsia="Times New Roman" w:cs="Times New Roman"/>
        </w:rPr>
        <w:t xml:space="preserve"> segure serem mantidas </w:t>
      </w:r>
      <w:r w:rsidRPr="7E56AFDC" w:rsidR="35D5679E">
        <w:rPr>
          <w:rFonts w:ascii="Times New Roman" w:hAnsi="Times New Roman" w:eastAsia="Times New Roman" w:cs="Times New Roman"/>
        </w:rPr>
        <w:t>5</w:t>
      </w:r>
      <w:r w:rsidRPr="7E56AFDC" w:rsidR="7A69B782">
        <w:rPr>
          <w:rFonts w:ascii="Times New Roman" w:hAnsi="Times New Roman" w:eastAsia="Times New Roman" w:cs="Times New Roman"/>
        </w:rPr>
        <w:t xml:space="preserve"> componentes</w:t>
      </w:r>
      <w:r w:rsidRPr="7E56AFDC" w:rsidR="046667B1">
        <w:rPr>
          <w:rFonts w:ascii="Times New Roman" w:hAnsi="Times New Roman" w:eastAsia="Times New Roman" w:cs="Times New Roman"/>
        </w:rPr>
        <w:t xml:space="preserve">, dados que as primeiras cinco apresentam valores </w:t>
      </w:r>
      <w:r w:rsidRPr="7E56AFDC" w:rsidR="3A37BED8">
        <w:rPr>
          <w:rFonts w:ascii="Times New Roman" w:hAnsi="Times New Roman" w:eastAsia="Times New Roman" w:cs="Times New Roman"/>
        </w:rPr>
        <w:t>próprios</w:t>
      </w:r>
      <w:r w:rsidRPr="7E56AFDC" w:rsidR="046667B1">
        <w:rPr>
          <w:rFonts w:ascii="Times New Roman" w:hAnsi="Times New Roman" w:eastAsia="Times New Roman" w:cs="Times New Roman"/>
        </w:rPr>
        <w:t xml:space="preserve"> superiores a 1</w:t>
      </w:r>
      <w:r w:rsidRPr="7E56AFDC" w:rsidR="14DDDBB2">
        <w:rPr>
          <w:rFonts w:ascii="Times New Roman" w:hAnsi="Times New Roman" w:eastAsia="Times New Roman" w:cs="Times New Roman"/>
        </w:rPr>
        <w:t>.</w:t>
      </w:r>
    </w:p>
    <w:p w:rsidRPr="00E6118E" w:rsidR="6E095BE2" w:rsidP="7E56AFDC" w:rsidRDefault="6AA909ED" w14:paraId="6F99058C" w14:textId="664DFF5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bCs/>
          <w:i/>
          <w:iCs/>
        </w:rPr>
      </w:pPr>
      <w:r w:rsidRPr="7E56AFDC">
        <w:rPr>
          <w:rFonts w:ascii="Times New Roman" w:hAnsi="Times New Roman" w:eastAsia="Times New Roman" w:cs="Times New Roman"/>
          <w:b/>
          <w:bCs/>
          <w:i/>
          <w:iCs/>
        </w:rPr>
        <w:t xml:space="preserve">Critério da </w:t>
      </w:r>
      <w:r w:rsidRPr="7E56AFDC" w:rsidR="6E095BE2">
        <w:rPr>
          <w:rFonts w:ascii="Times New Roman" w:hAnsi="Times New Roman" w:eastAsia="Times New Roman" w:cs="Times New Roman"/>
          <w:b/>
          <w:i/>
        </w:rPr>
        <w:t>Variância Explicada</w:t>
      </w:r>
    </w:p>
    <w:p w:rsidRPr="00E6118E" w:rsidR="6E095BE2" w:rsidP="7E56AFDC" w:rsidRDefault="25BD7252" w14:paraId="41818BEF" w14:textId="5187729C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7E56AFDC">
        <w:rPr>
          <w:rFonts w:ascii="Times New Roman" w:hAnsi="Times New Roman" w:eastAsia="Times New Roman" w:cs="Times New Roman"/>
        </w:rPr>
        <w:t>De seguida</w:t>
      </w:r>
      <w:r w:rsidRPr="7E56AFDC" w:rsidR="432DB8CA">
        <w:rPr>
          <w:rFonts w:ascii="Times New Roman" w:hAnsi="Times New Roman" w:eastAsia="Times New Roman" w:cs="Times New Roman"/>
        </w:rPr>
        <w:t>,</w:t>
      </w:r>
      <w:r w:rsidRPr="7E56AFDC">
        <w:rPr>
          <w:rFonts w:ascii="Times New Roman" w:hAnsi="Times New Roman" w:eastAsia="Times New Roman" w:cs="Times New Roman"/>
        </w:rPr>
        <w:t xml:space="preserve"> procedeu-se à a</w:t>
      </w:r>
      <w:r w:rsidRPr="7E56AFDC" w:rsidR="4778E783">
        <w:rPr>
          <w:rFonts w:ascii="Times New Roman" w:hAnsi="Times New Roman" w:eastAsia="Times New Roman" w:cs="Times New Roman"/>
        </w:rPr>
        <w:t>plicação do critério</w:t>
      </w:r>
      <w:r w:rsidRPr="7E56AFDC">
        <w:rPr>
          <w:rFonts w:ascii="Times New Roman" w:hAnsi="Times New Roman" w:eastAsia="Times New Roman" w:cs="Times New Roman"/>
        </w:rPr>
        <w:t xml:space="preserve"> </w:t>
      </w:r>
      <w:r w:rsidRPr="7E56AFDC" w:rsidR="755BB55E">
        <w:rPr>
          <w:rFonts w:ascii="Times New Roman" w:hAnsi="Times New Roman" w:eastAsia="Times New Roman" w:cs="Times New Roman"/>
        </w:rPr>
        <w:t>da Variância Explicada</w:t>
      </w:r>
      <w:r w:rsidRPr="7E56AFDC" w:rsidR="491FC8ED">
        <w:rPr>
          <w:rFonts w:ascii="Times New Roman" w:hAnsi="Times New Roman" w:eastAsia="Times New Roman" w:cs="Times New Roman"/>
        </w:rPr>
        <w:t xml:space="preserve">, segundo o qual o número de componentes a reter, baseia-se na percentagem acumulada da variabilidade total dos dados que os mesmos conseguem </w:t>
      </w:r>
      <w:r w:rsidRPr="7E56AFDC" w:rsidR="3CDA151E">
        <w:rPr>
          <w:rFonts w:ascii="Times New Roman" w:hAnsi="Times New Roman" w:eastAsia="Times New Roman" w:cs="Times New Roman"/>
        </w:rPr>
        <w:t>explicar</w:t>
      </w:r>
      <w:r w:rsidRPr="7E56AFDC" w:rsidR="491FC8ED">
        <w:rPr>
          <w:rFonts w:ascii="Times New Roman" w:hAnsi="Times New Roman" w:eastAsia="Times New Roman" w:cs="Times New Roman"/>
        </w:rPr>
        <w:t>.</w:t>
      </w:r>
      <w:r w:rsidRPr="7E56AFDC" w:rsidR="40FA11DD">
        <w:rPr>
          <w:rFonts w:ascii="Times New Roman" w:hAnsi="Times New Roman" w:eastAsia="Times New Roman" w:cs="Times New Roman"/>
        </w:rPr>
        <w:t xml:space="preserve"> Segundo este critério o fator decisor para a escolha do número de componentes a reter, deve ser igual </w:t>
      </w:r>
      <w:r w:rsidRPr="7E56AFDC" w:rsidR="73519A49">
        <w:rPr>
          <w:rFonts w:ascii="Times New Roman" w:hAnsi="Times New Roman" w:eastAsia="Times New Roman" w:cs="Times New Roman"/>
        </w:rPr>
        <w:t xml:space="preserve">ao número de componentes necessárias para explicar 60% da variabilidade total dos dados. Neste sentido, conforme Anexo 6, </w:t>
      </w:r>
      <w:r w:rsidRPr="7E56AFDC" w:rsidR="09A68491">
        <w:rPr>
          <w:rFonts w:ascii="Times New Roman" w:hAnsi="Times New Roman" w:eastAsia="Times New Roman" w:cs="Times New Roman"/>
        </w:rPr>
        <w:t>são necessários apenas 3 componentes para explicar 67,4% da variabilidade total dos dados. (Comulative Var PC3 = 0.674)</w:t>
      </w:r>
    </w:p>
    <w:p w:rsidRPr="00E6118E" w:rsidR="78DC9E98" w:rsidP="7E56AFDC" w:rsidRDefault="2F810D6A" w14:paraId="50668CA1" w14:textId="5AD6D822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/>
          <w:i/>
        </w:rPr>
      </w:pPr>
      <w:r w:rsidRPr="7E56AFDC">
        <w:rPr>
          <w:rFonts w:ascii="Times New Roman" w:hAnsi="Times New Roman" w:eastAsia="Times New Roman" w:cs="Times New Roman"/>
          <w:b/>
          <w:bCs/>
          <w:i/>
          <w:iCs/>
        </w:rPr>
        <w:t xml:space="preserve">Critério </w:t>
      </w:r>
      <w:r w:rsidRPr="7E56AFDC" w:rsidR="7A229B5F">
        <w:rPr>
          <w:rFonts w:ascii="Times New Roman" w:hAnsi="Times New Roman" w:eastAsia="Times New Roman" w:cs="Times New Roman"/>
          <w:b/>
          <w:bCs/>
          <w:i/>
          <w:iCs/>
        </w:rPr>
        <w:t>do</w:t>
      </w:r>
      <w:r w:rsidRPr="7E56AFDC"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 w:rsidRPr="7E56AFDC" w:rsidR="78DC9E98">
        <w:rPr>
          <w:rFonts w:ascii="Times New Roman" w:hAnsi="Times New Roman" w:eastAsia="Times New Roman" w:cs="Times New Roman"/>
          <w:b/>
          <w:bCs/>
          <w:i/>
          <w:iCs/>
        </w:rPr>
        <w:t>Scree</w:t>
      </w:r>
      <w:r w:rsidRPr="7E56AFDC" w:rsidR="72F56F75"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 w:rsidRPr="7E56AFDC" w:rsidR="78DC9E98">
        <w:rPr>
          <w:rFonts w:ascii="Times New Roman" w:hAnsi="Times New Roman" w:eastAsia="Times New Roman" w:cs="Times New Roman"/>
          <w:b/>
          <w:bCs/>
          <w:i/>
          <w:iCs/>
        </w:rPr>
        <w:t>Plot</w:t>
      </w:r>
    </w:p>
    <w:p w:rsidR="152E6175" w:rsidP="7E56AFDC" w:rsidRDefault="152E6175" w14:paraId="58F7962D" w14:textId="0C18A26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7E56AFDC">
        <w:rPr>
          <w:rFonts w:ascii="Times New Roman" w:hAnsi="Times New Roman" w:eastAsia="Times New Roman" w:cs="Times New Roman"/>
        </w:rPr>
        <w:t xml:space="preserve">Depois, procedeu-se à aplicação do critério </w:t>
      </w:r>
      <w:r w:rsidRPr="7E56AFDC" w:rsidR="0176790E">
        <w:rPr>
          <w:rFonts w:ascii="Times New Roman" w:hAnsi="Times New Roman" w:eastAsia="Times New Roman" w:cs="Times New Roman"/>
        </w:rPr>
        <w:t xml:space="preserve">de decisão conforme o </w:t>
      </w:r>
      <w:r w:rsidRPr="7E56AFDC" w:rsidR="0176790E">
        <w:rPr>
          <w:rFonts w:ascii="Times New Roman" w:hAnsi="Times New Roman" w:eastAsia="Times New Roman" w:cs="Times New Roman"/>
          <w:i/>
          <w:iCs/>
        </w:rPr>
        <w:t>Scree Plot</w:t>
      </w:r>
      <w:r w:rsidRPr="7E56AFDC" w:rsidR="0176790E">
        <w:rPr>
          <w:rFonts w:ascii="Times New Roman" w:hAnsi="Times New Roman" w:eastAsia="Times New Roman" w:cs="Times New Roman"/>
        </w:rPr>
        <w:t xml:space="preserve">, i.e., um gráfico que representa no eixo vertical os valores </w:t>
      </w:r>
      <w:r w:rsidRPr="7E56AFDC" w:rsidR="5D8EE7F2">
        <w:rPr>
          <w:rFonts w:ascii="Times New Roman" w:hAnsi="Times New Roman" w:eastAsia="Times New Roman" w:cs="Times New Roman"/>
        </w:rPr>
        <w:t>próprios</w:t>
      </w:r>
      <w:r w:rsidRPr="7E56AFDC" w:rsidR="0176790E">
        <w:rPr>
          <w:rFonts w:ascii="Times New Roman" w:hAnsi="Times New Roman" w:eastAsia="Times New Roman" w:cs="Times New Roman"/>
        </w:rPr>
        <w:t xml:space="preserve"> e no eixo horizontal o número de compo</w:t>
      </w:r>
      <w:r w:rsidRPr="7E56AFDC" w:rsidR="1456525C">
        <w:rPr>
          <w:rFonts w:ascii="Times New Roman" w:hAnsi="Times New Roman" w:eastAsia="Times New Roman" w:cs="Times New Roman"/>
        </w:rPr>
        <w:t xml:space="preserve">nentes, </w:t>
      </w:r>
      <w:r w:rsidRPr="7E56AFDC" w:rsidR="18A30929">
        <w:rPr>
          <w:rFonts w:ascii="Times New Roman" w:hAnsi="Times New Roman" w:eastAsia="Times New Roman" w:cs="Times New Roman"/>
        </w:rPr>
        <w:t xml:space="preserve">representando os valores próprios por ordem decrescente em função do número de componentes principais extraídas. Neste sentido, conforme Anexo 7, analisando o </w:t>
      </w:r>
      <w:r w:rsidRPr="7E56AFDC" w:rsidR="667C298D">
        <w:rPr>
          <w:rFonts w:ascii="Times New Roman" w:hAnsi="Times New Roman" w:eastAsia="Times New Roman" w:cs="Times New Roman"/>
        </w:rPr>
        <w:t>gráfico torna-se evidente que o número ideal de componentes a reter são 4, pois a partir desse valor a informação retida passa a ser redundan</w:t>
      </w:r>
      <w:r w:rsidRPr="7E56AFDC" w:rsidR="5FD698E5">
        <w:rPr>
          <w:rFonts w:ascii="Times New Roman" w:hAnsi="Times New Roman" w:eastAsia="Times New Roman" w:cs="Times New Roman"/>
        </w:rPr>
        <w:t>te.</w:t>
      </w:r>
    </w:p>
    <w:p w:rsidR="7D35FDBE" w:rsidP="3EBE7CD6" w:rsidRDefault="7D35FDBE" w14:paraId="66B1E08D" w14:textId="0BA57739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7E56AFDC">
        <w:rPr>
          <w:rFonts w:ascii="Times New Roman" w:hAnsi="Times New Roman" w:eastAsia="Times New Roman" w:cs="Times New Roman"/>
        </w:rPr>
        <w:t xml:space="preserve">Assim, em média os critérios sugeriram manter-se 4 componentes principais, pelo que se procedeu à </w:t>
      </w:r>
      <w:r w:rsidRPr="7E56AFDC" w:rsidR="145346D6">
        <w:rPr>
          <w:rFonts w:ascii="Times New Roman" w:hAnsi="Times New Roman" w:eastAsia="Times New Roman" w:cs="Times New Roman"/>
        </w:rPr>
        <w:t xml:space="preserve">interpretabilidade dos dados para esse mesmo número de componentes retidas. </w:t>
      </w:r>
      <w:r w:rsidRPr="7E56AFDC" w:rsidR="2AB67EE4">
        <w:rPr>
          <w:rFonts w:ascii="Times New Roman" w:hAnsi="Times New Roman" w:eastAsia="Times New Roman" w:cs="Times New Roman"/>
        </w:rPr>
        <w:t xml:space="preserve">Para este passo foi necessário efetuar-se a rotação </w:t>
      </w:r>
      <w:r w:rsidRPr="7E56AFDC" w:rsidR="2AB67EE4">
        <w:rPr>
          <w:rFonts w:ascii="Times New Roman" w:hAnsi="Times New Roman" w:eastAsia="Times New Roman" w:cs="Times New Roman"/>
          <w:i/>
          <w:iCs/>
        </w:rPr>
        <w:t>varimax</w:t>
      </w:r>
      <w:r w:rsidRPr="7E56AFDC" w:rsidR="7349A1F2">
        <w:rPr>
          <w:rFonts w:ascii="Times New Roman" w:hAnsi="Times New Roman" w:eastAsia="Times New Roman" w:cs="Times New Roman"/>
        </w:rPr>
        <w:t>, uma técnica que não</w:t>
      </w:r>
      <w:r w:rsidRPr="7E56AFDC" w:rsidR="2AB67EE4">
        <w:rPr>
          <w:rFonts w:ascii="Times New Roman" w:hAnsi="Times New Roman" w:eastAsia="Times New Roman" w:cs="Times New Roman"/>
        </w:rPr>
        <w:t xml:space="preserve"> altera a variância total explicada</w:t>
      </w:r>
      <w:r w:rsidRPr="7E56AFDC" w:rsidR="176A8321">
        <w:rPr>
          <w:rFonts w:ascii="Times New Roman" w:hAnsi="Times New Roman" w:eastAsia="Times New Roman" w:cs="Times New Roman"/>
        </w:rPr>
        <w:t>,</w:t>
      </w:r>
      <w:r w:rsidRPr="7E56AFDC" w:rsidR="2AB67EE4">
        <w:rPr>
          <w:rFonts w:ascii="Times New Roman" w:hAnsi="Times New Roman" w:eastAsia="Times New Roman" w:cs="Times New Roman"/>
        </w:rPr>
        <w:t xml:space="preserve"> mas </w:t>
      </w:r>
      <w:r w:rsidRPr="7E56AFDC" w:rsidR="0A85EF8D">
        <w:rPr>
          <w:rFonts w:ascii="Times New Roman" w:hAnsi="Times New Roman" w:eastAsia="Times New Roman" w:cs="Times New Roman"/>
        </w:rPr>
        <w:t xml:space="preserve">redistribui-a </w:t>
      </w:r>
      <w:r w:rsidRPr="7E56AFDC" w:rsidR="2AB67EE4">
        <w:rPr>
          <w:rFonts w:ascii="Times New Roman" w:hAnsi="Times New Roman" w:eastAsia="Times New Roman" w:cs="Times New Roman"/>
        </w:rPr>
        <w:t xml:space="preserve">entre os componentes </w:t>
      </w:r>
      <w:r w:rsidRPr="7E56AFDC" w:rsidR="09CAF1BC">
        <w:rPr>
          <w:rFonts w:ascii="Times New Roman" w:hAnsi="Times New Roman" w:eastAsia="Times New Roman" w:cs="Times New Roman"/>
        </w:rPr>
        <w:t xml:space="preserve">de forma a </w:t>
      </w:r>
      <w:r w:rsidRPr="7E56AFDC" w:rsidR="2AB67EE4">
        <w:rPr>
          <w:rFonts w:ascii="Times New Roman" w:hAnsi="Times New Roman" w:eastAsia="Times New Roman" w:cs="Times New Roman"/>
        </w:rPr>
        <w:t>atingir uma estrutura</w:t>
      </w:r>
      <w:r w:rsidRPr="7E56AFDC" w:rsidR="66501B93">
        <w:rPr>
          <w:rFonts w:ascii="Times New Roman" w:hAnsi="Times New Roman" w:eastAsia="Times New Roman" w:cs="Times New Roman"/>
        </w:rPr>
        <w:t xml:space="preserve"> de interpretabilidade mais</w:t>
      </w:r>
      <w:r w:rsidRPr="7E56AFDC" w:rsidR="2AB67EE4">
        <w:rPr>
          <w:rFonts w:ascii="Times New Roman" w:hAnsi="Times New Roman" w:eastAsia="Times New Roman" w:cs="Times New Roman"/>
        </w:rPr>
        <w:t xml:space="preserve"> simples</w:t>
      </w:r>
      <w:r w:rsidRPr="7E56AFDC" w:rsidR="41C70F71">
        <w:rPr>
          <w:rFonts w:ascii="Times New Roman" w:hAnsi="Times New Roman" w:eastAsia="Times New Roman" w:cs="Times New Roman"/>
        </w:rPr>
        <w:t>.</w:t>
      </w:r>
    </w:p>
    <w:p w:rsidR="30318176" w:rsidP="3EBE7CD6" w:rsidRDefault="30318176" w14:paraId="1D082207" w14:textId="5F28409A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07125F76" w:rsidR="30318176">
        <w:rPr>
          <w:rFonts w:ascii="Times New Roman" w:hAnsi="Times New Roman" w:eastAsia="Times New Roman" w:cs="Times New Roman"/>
        </w:rPr>
        <w:t>Neste sentido, pela análise do Anexo 8</w:t>
      </w:r>
      <w:r w:rsidRPr="07125F76" w:rsidR="30318176">
        <w:rPr>
          <w:rFonts w:ascii="Times New Roman" w:hAnsi="Times New Roman" w:eastAsia="Times New Roman" w:cs="Times New Roman"/>
        </w:rPr>
        <w:t xml:space="preserve"> é possível concluir que </w:t>
      </w:r>
      <w:r w:rsidRPr="07125F76" w:rsidR="7BF7C69B">
        <w:rPr>
          <w:rFonts w:ascii="Times New Roman" w:hAnsi="Times New Roman" w:eastAsia="Times New Roman" w:cs="Times New Roman"/>
        </w:rPr>
        <w:t xml:space="preserve">cada componente retida representa uma dimensão única após a rotação </w:t>
      </w:r>
      <w:r w:rsidRPr="07125F76" w:rsidR="7BF7C69B">
        <w:rPr>
          <w:rFonts w:ascii="Times New Roman" w:hAnsi="Times New Roman" w:eastAsia="Times New Roman" w:cs="Times New Roman"/>
          <w:i w:val="1"/>
          <w:iCs w:val="1"/>
        </w:rPr>
        <w:t>Varimax</w:t>
      </w:r>
      <w:r w:rsidRPr="07125F76" w:rsidR="7BF7C69B">
        <w:rPr>
          <w:rFonts w:ascii="Times New Roman" w:hAnsi="Times New Roman" w:eastAsia="Times New Roman" w:cs="Times New Roman"/>
        </w:rPr>
        <w:t>:</w:t>
      </w:r>
      <w:r w:rsidRPr="07125F76" w:rsidR="4B12BDD7">
        <w:rPr>
          <w:rFonts w:ascii="Times New Roman" w:hAnsi="Times New Roman" w:eastAsia="Times New Roman" w:cs="Times New Roman"/>
        </w:rPr>
        <w:t xml:space="preserve"> </w:t>
      </w:r>
      <w:r w:rsidRPr="07125F76" w:rsidR="4B12BDD7">
        <w:rPr>
          <w:rFonts w:ascii="Times New Roman" w:hAnsi="Times New Roman" w:eastAsia="Times New Roman" w:cs="Times New Roman"/>
        </w:rPr>
        <w:t xml:space="preserve">a primeira componente </w:t>
      </w:r>
      <w:r w:rsidRPr="07125F76" w:rsidR="73888EF2">
        <w:rPr>
          <w:rFonts w:ascii="Times New Roman" w:hAnsi="Times New Roman" w:eastAsia="Times New Roman" w:cs="Times New Roman"/>
        </w:rPr>
        <w:t>RC1, demonstrou representar mais informações relativas à dimensão económica</w:t>
      </w:r>
      <w:r w:rsidRPr="07125F76" w:rsidR="3D7ED891">
        <w:rPr>
          <w:rFonts w:ascii="Times New Roman" w:hAnsi="Times New Roman" w:eastAsia="Times New Roman" w:cs="Times New Roman"/>
        </w:rPr>
        <w:t xml:space="preserve"> </w:t>
      </w:r>
      <w:r w:rsidRPr="07125F76" w:rsidR="3D7ED891">
        <w:rPr>
          <w:rFonts w:ascii="Times New Roman" w:hAnsi="Times New Roman" w:eastAsia="Times New Roman" w:cs="Times New Roman"/>
        </w:rPr>
        <w:t xml:space="preserve">nomeadamente aos </w:t>
      </w:r>
      <w:r w:rsidRPr="07125F76" w:rsidR="3D7ED891">
        <w:rPr>
          <w:rFonts w:ascii="Times New Roman" w:hAnsi="Times New Roman" w:eastAsia="Times New Roman" w:cs="Times New Roman"/>
        </w:rPr>
        <w:t xml:space="preserve">municípios </w:t>
      </w:r>
      <w:r w:rsidRPr="07125F76" w:rsidR="3D7ED891">
        <w:rPr>
          <w:rFonts w:ascii="Times New Roman" w:hAnsi="Times New Roman" w:eastAsia="Times New Roman" w:cs="Times New Roman"/>
        </w:rPr>
        <w:t xml:space="preserve">com </w:t>
      </w:r>
      <w:r w:rsidRPr="07125F76" w:rsidR="3D7ED891">
        <w:rPr>
          <w:rFonts w:ascii="Times New Roman" w:hAnsi="Times New Roman" w:eastAsia="Times New Roman" w:cs="Times New Roman"/>
        </w:rPr>
        <w:t xml:space="preserve">maior atividade empresarial e </w:t>
      </w:r>
      <w:r w:rsidRPr="07125F76" w:rsidR="3D7ED891">
        <w:rPr>
          <w:rFonts w:ascii="Times New Roman" w:hAnsi="Times New Roman" w:eastAsia="Times New Roman" w:cs="Times New Roman"/>
        </w:rPr>
        <w:t>populacional</w:t>
      </w:r>
      <w:r w:rsidRPr="07125F76" w:rsidR="3D3F6F8F">
        <w:rPr>
          <w:rFonts w:ascii="Times New Roman" w:hAnsi="Times New Roman" w:eastAsia="Times New Roman" w:cs="Times New Roman"/>
        </w:rPr>
        <w:t xml:space="preserve">, </w:t>
      </w:r>
      <w:r w:rsidRPr="07125F76" w:rsidR="3D3F6F8F">
        <w:rPr>
          <w:rFonts w:ascii="Times New Roman" w:hAnsi="Times New Roman" w:eastAsia="Times New Roman" w:cs="Times New Roman"/>
        </w:rPr>
        <w:t xml:space="preserve">pois explica </w:t>
      </w:r>
      <w:r w:rsidRPr="07125F76" w:rsidR="3D3F6F8F">
        <w:rPr>
          <w:rFonts w:ascii="Times New Roman" w:hAnsi="Times New Roman" w:eastAsia="Times New Roman" w:cs="Times New Roman"/>
        </w:rPr>
        <w:t xml:space="preserve">uma grande parte da informação </w:t>
      </w:r>
      <w:r w:rsidRPr="07125F76" w:rsidR="3D3F6F8F">
        <w:rPr>
          <w:rFonts w:ascii="Times New Roman" w:hAnsi="Times New Roman" w:eastAsia="Times New Roman" w:cs="Times New Roman"/>
        </w:rPr>
        <w:t xml:space="preserve">de </w:t>
      </w:r>
      <w:r w:rsidRPr="07125F76" w:rsidR="3D3F6F8F">
        <w:rPr>
          <w:rFonts w:ascii="Times New Roman" w:hAnsi="Times New Roman" w:eastAsia="Times New Roman" w:cs="Times New Roman"/>
        </w:rPr>
        <w:t xml:space="preserve">variáveis como </w:t>
      </w:r>
      <w:r w:rsidRPr="07125F76" w:rsidR="3D3F6F8F">
        <w:rPr>
          <w:rFonts w:ascii="Times New Roman" w:hAnsi="Times New Roman" w:eastAsia="Times New Roman" w:cs="Times New Roman"/>
          <w:i w:val="1"/>
          <w:iCs w:val="1"/>
        </w:rPr>
        <w:t>Beneficiarios_sub</w:t>
      </w:r>
      <w:r w:rsidRPr="07125F76" w:rsidR="3D3F6F8F">
        <w:rPr>
          <w:rFonts w:ascii="Times New Roman" w:hAnsi="Times New Roman" w:eastAsia="Times New Roman" w:cs="Times New Roman"/>
        </w:rPr>
        <w:t xml:space="preserve"> (0</w:t>
      </w:r>
      <w:r w:rsidRPr="07125F76" w:rsidR="3D3F6F8F">
        <w:rPr>
          <w:rFonts w:ascii="Times New Roman" w:hAnsi="Times New Roman" w:eastAsia="Times New Roman" w:cs="Times New Roman"/>
        </w:rPr>
        <w:t>,</w:t>
      </w:r>
      <w:r w:rsidRPr="07125F76" w:rsidR="3D3F6F8F">
        <w:rPr>
          <w:rFonts w:ascii="Times New Roman" w:hAnsi="Times New Roman" w:eastAsia="Times New Roman" w:cs="Times New Roman"/>
        </w:rPr>
        <w:t xml:space="preserve">883), </w:t>
      </w:r>
      <w:r w:rsidRPr="07125F76" w:rsidR="5497ABE3">
        <w:rPr>
          <w:rFonts w:ascii="Times New Roman" w:hAnsi="Times New Roman" w:eastAsia="Times New Roman" w:cs="Times New Roman"/>
          <w:i w:val="1"/>
          <w:iCs w:val="1"/>
        </w:rPr>
        <w:t>Empresas</w:t>
      </w:r>
      <w:r w:rsidRPr="07125F76" w:rsidR="5497ABE3">
        <w:rPr>
          <w:rFonts w:ascii="Times New Roman" w:hAnsi="Times New Roman" w:eastAsia="Times New Roman" w:cs="Times New Roman"/>
        </w:rPr>
        <w:t xml:space="preserve"> </w:t>
      </w:r>
      <w:r w:rsidRPr="07125F76" w:rsidR="5497ABE3">
        <w:rPr>
          <w:rFonts w:ascii="Times New Roman" w:hAnsi="Times New Roman" w:eastAsia="Times New Roman" w:cs="Times New Roman"/>
        </w:rPr>
        <w:t>(0</w:t>
      </w:r>
      <w:r w:rsidRPr="07125F76" w:rsidR="5497ABE3">
        <w:rPr>
          <w:rFonts w:ascii="Times New Roman" w:hAnsi="Times New Roman" w:eastAsia="Times New Roman" w:cs="Times New Roman"/>
        </w:rPr>
        <w:t>,810</w:t>
      </w:r>
      <w:r w:rsidRPr="07125F76" w:rsidR="5497ABE3">
        <w:rPr>
          <w:rFonts w:ascii="Times New Roman" w:hAnsi="Times New Roman" w:eastAsia="Times New Roman" w:cs="Times New Roman"/>
        </w:rPr>
        <w:t>)</w:t>
      </w:r>
      <w:r w:rsidRPr="07125F76" w:rsidR="5497ABE3">
        <w:rPr>
          <w:rFonts w:ascii="Times New Roman" w:hAnsi="Times New Roman" w:eastAsia="Times New Roman" w:cs="Times New Roman"/>
        </w:rPr>
        <w:t xml:space="preserve"> </w:t>
      </w:r>
      <w:r w:rsidRPr="07125F76" w:rsidR="5497ABE3">
        <w:rPr>
          <w:rFonts w:ascii="Times New Roman" w:hAnsi="Times New Roman" w:eastAsia="Times New Roman" w:cs="Times New Roman"/>
        </w:rPr>
        <w:t xml:space="preserve">e </w:t>
      </w:r>
      <w:r w:rsidRPr="07125F76" w:rsidR="5497ABE3">
        <w:rPr>
          <w:rFonts w:ascii="Times New Roman" w:hAnsi="Times New Roman" w:eastAsia="Times New Roman" w:cs="Times New Roman"/>
          <w:i w:val="1"/>
          <w:iCs w:val="1"/>
        </w:rPr>
        <w:t>Valor_processado_sub</w:t>
      </w:r>
      <w:r w:rsidRPr="07125F76" w:rsidR="5497ABE3">
        <w:rPr>
          <w:rFonts w:ascii="Times New Roman" w:hAnsi="Times New Roman" w:eastAsia="Times New Roman" w:cs="Times New Roman"/>
        </w:rPr>
        <w:t xml:space="preserve"> (</w:t>
      </w:r>
      <w:r w:rsidRPr="07125F76" w:rsidR="5497ABE3">
        <w:rPr>
          <w:rFonts w:ascii="Times New Roman" w:hAnsi="Times New Roman" w:eastAsia="Times New Roman" w:cs="Times New Roman"/>
        </w:rPr>
        <w:t>0</w:t>
      </w:r>
      <w:r w:rsidRPr="07125F76" w:rsidR="5497ABE3">
        <w:rPr>
          <w:rFonts w:ascii="Times New Roman" w:hAnsi="Times New Roman" w:eastAsia="Times New Roman" w:cs="Times New Roman"/>
        </w:rPr>
        <w:t>,</w:t>
      </w:r>
      <w:r w:rsidRPr="07125F76" w:rsidR="5497ABE3">
        <w:rPr>
          <w:rFonts w:ascii="Times New Roman" w:hAnsi="Times New Roman" w:eastAsia="Times New Roman" w:cs="Times New Roman"/>
        </w:rPr>
        <w:t>831);</w:t>
      </w:r>
      <w:r w:rsidRPr="07125F76" w:rsidR="5387BADB">
        <w:rPr>
          <w:rFonts w:ascii="Times New Roman" w:hAnsi="Times New Roman" w:eastAsia="Times New Roman" w:cs="Times New Roman"/>
        </w:rPr>
        <w:t xml:space="preserve"> </w:t>
      </w:r>
      <w:r w:rsidRPr="07125F76" w:rsidR="5387BADB">
        <w:rPr>
          <w:rFonts w:ascii="Times New Roman" w:hAnsi="Times New Roman" w:eastAsia="Times New Roman" w:cs="Times New Roman"/>
        </w:rPr>
        <w:t>a</w:t>
      </w:r>
      <w:r w:rsidRPr="07125F76" w:rsidR="5387BADB">
        <w:rPr>
          <w:rFonts w:ascii="Times New Roman" w:hAnsi="Times New Roman" w:eastAsia="Times New Roman" w:cs="Times New Roman"/>
        </w:rPr>
        <w:t xml:space="preserve"> segunda </w:t>
      </w:r>
      <w:r w:rsidRPr="07125F76" w:rsidR="5387BADB">
        <w:rPr>
          <w:rFonts w:ascii="Times New Roman" w:hAnsi="Times New Roman" w:eastAsia="Times New Roman" w:cs="Times New Roman"/>
        </w:rPr>
        <w:t xml:space="preserve">componente </w:t>
      </w:r>
      <w:r w:rsidRPr="07125F76" w:rsidR="5387BADB">
        <w:rPr>
          <w:rFonts w:ascii="Times New Roman" w:hAnsi="Times New Roman" w:eastAsia="Times New Roman" w:cs="Times New Roman"/>
        </w:rPr>
        <w:t>RC2,</w:t>
      </w:r>
      <w:r w:rsidRPr="07125F76" w:rsidR="5387BADB">
        <w:rPr>
          <w:rFonts w:ascii="Times New Roman" w:hAnsi="Times New Roman" w:eastAsia="Times New Roman" w:cs="Times New Roman"/>
        </w:rPr>
        <w:t xml:space="preserve"> demonstrou </w:t>
      </w:r>
      <w:r w:rsidRPr="07125F76" w:rsidR="5387BADB">
        <w:rPr>
          <w:rFonts w:ascii="Times New Roman" w:hAnsi="Times New Roman" w:eastAsia="Times New Roman" w:cs="Times New Roman"/>
        </w:rPr>
        <w:t xml:space="preserve">representar </w:t>
      </w:r>
      <w:r w:rsidRPr="07125F76" w:rsidR="5387BADB">
        <w:rPr>
          <w:rFonts w:ascii="Times New Roman" w:hAnsi="Times New Roman" w:eastAsia="Times New Roman" w:cs="Times New Roman"/>
        </w:rPr>
        <w:t xml:space="preserve">informação ligada </w:t>
      </w:r>
      <w:r w:rsidRPr="07125F76" w:rsidR="5387BADB">
        <w:rPr>
          <w:rFonts w:ascii="Times New Roman" w:hAnsi="Times New Roman" w:eastAsia="Times New Roman" w:cs="Times New Roman"/>
        </w:rPr>
        <w:t xml:space="preserve">a uma </w:t>
      </w:r>
      <w:r w:rsidRPr="07125F76" w:rsidR="5387BADB">
        <w:rPr>
          <w:rFonts w:ascii="Times New Roman" w:hAnsi="Times New Roman" w:eastAsia="Times New Roman" w:cs="Times New Roman"/>
        </w:rPr>
        <w:t xml:space="preserve">dimensão de vulnerabilidade </w:t>
      </w:r>
      <w:r w:rsidRPr="07125F76" w:rsidR="5387BADB">
        <w:rPr>
          <w:rFonts w:ascii="Times New Roman" w:hAnsi="Times New Roman" w:eastAsia="Times New Roman" w:cs="Times New Roman"/>
        </w:rPr>
        <w:t xml:space="preserve">e </w:t>
      </w:r>
      <w:r w:rsidRPr="07125F76" w:rsidR="5387BADB">
        <w:rPr>
          <w:rFonts w:ascii="Times New Roman" w:hAnsi="Times New Roman" w:eastAsia="Times New Roman" w:cs="Times New Roman"/>
        </w:rPr>
        <w:t>proteção social</w:t>
      </w:r>
      <w:r w:rsidRPr="07125F76" w:rsidR="50ECCE4D">
        <w:rPr>
          <w:rFonts w:ascii="Times New Roman" w:hAnsi="Times New Roman" w:eastAsia="Times New Roman" w:cs="Times New Roman"/>
        </w:rPr>
        <w:t xml:space="preserve"> </w:t>
      </w:r>
      <w:r w:rsidRPr="07125F76" w:rsidR="50ECCE4D">
        <w:rPr>
          <w:rFonts w:ascii="Times New Roman" w:hAnsi="Times New Roman" w:eastAsia="Times New Roman" w:cs="Times New Roman"/>
        </w:rPr>
        <w:t xml:space="preserve">estabelecendo </w:t>
      </w:r>
      <w:r w:rsidRPr="07125F76" w:rsidR="50ECCE4D">
        <w:rPr>
          <w:rFonts w:ascii="Times New Roman" w:hAnsi="Times New Roman" w:eastAsia="Times New Roman" w:cs="Times New Roman"/>
        </w:rPr>
        <w:t xml:space="preserve">uma relação inversa entre o desemprego e a </w:t>
      </w:r>
      <w:r w:rsidRPr="07125F76" w:rsidR="50ECCE4D">
        <w:rPr>
          <w:rFonts w:ascii="Times New Roman" w:hAnsi="Times New Roman" w:eastAsia="Times New Roman" w:cs="Times New Roman"/>
        </w:rPr>
        <w:t xml:space="preserve">criminalidade, pois as variáveis </w:t>
      </w:r>
      <w:r w:rsidRPr="07125F76" w:rsidR="50ECCE4D">
        <w:rPr>
          <w:rFonts w:ascii="Times New Roman" w:hAnsi="Times New Roman" w:eastAsia="Times New Roman" w:cs="Times New Roman"/>
          <w:i w:val="1"/>
          <w:iCs w:val="1"/>
        </w:rPr>
        <w:t>Duracao_media_sub</w:t>
      </w:r>
      <w:r w:rsidRPr="07125F76" w:rsidR="50ECCE4D">
        <w:rPr>
          <w:rFonts w:ascii="Times New Roman" w:hAnsi="Times New Roman" w:eastAsia="Times New Roman" w:cs="Times New Roman"/>
        </w:rPr>
        <w:t xml:space="preserve"> (-0</w:t>
      </w:r>
      <w:r w:rsidRPr="07125F76" w:rsidR="45CDB693">
        <w:rPr>
          <w:rFonts w:ascii="Times New Roman" w:hAnsi="Times New Roman" w:eastAsia="Times New Roman" w:cs="Times New Roman"/>
        </w:rPr>
        <w:t>,</w:t>
      </w:r>
      <w:r w:rsidRPr="07125F76" w:rsidR="50ECCE4D">
        <w:rPr>
          <w:rFonts w:ascii="Times New Roman" w:hAnsi="Times New Roman" w:eastAsia="Times New Roman" w:cs="Times New Roman"/>
        </w:rPr>
        <w:t xml:space="preserve">919) e </w:t>
      </w:r>
      <w:r w:rsidRPr="07125F76" w:rsidR="736B78A1">
        <w:rPr>
          <w:rFonts w:ascii="Times New Roman" w:hAnsi="Times New Roman" w:eastAsia="Times New Roman" w:cs="Times New Roman"/>
          <w:i w:val="1"/>
          <w:iCs w:val="1"/>
        </w:rPr>
        <w:t>V</w:t>
      </w:r>
      <w:r w:rsidRPr="07125F76" w:rsidR="50ECCE4D">
        <w:rPr>
          <w:rFonts w:ascii="Times New Roman" w:hAnsi="Times New Roman" w:eastAsia="Times New Roman" w:cs="Times New Roman"/>
          <w:i w:val="1"/>
          <w:iCs w:val="1"/>
        </w:rPr>
        <w:t>alor_medio_do_sub</w:t>
      </w:r>
      <w:r w:rsidRPr="07125F76" w:rsidR="50ECCE4D">
        <w:rPr>
          <w:rFonts w:ascii="Times New Roman" w:hAnsi="Times New Roman" w:eastAsia="Times New Roman" w:cs="Times New Roman"/>
        </w:rPr>
        <w:t xml:space="preserve"> (-0</w:t>
      </w:r>
      <w:r w:rsidRPr="07125F76" w:rsidR="619D9165">
        <w:rPr>
          <w:rFonts w:ascii="Times New Roman" w:hAnsi="Times New Roman" w:eastAsia="Times New Roman" w:cs="Times New Roman"/>
        </w:rPr>
        <w:t>,</w:t>
      </w:r>
      <w:r w:rsidRPr="07125F76" w:rsidR="50ECCE4D">
        <w:rPr>
          <w:rFonts w:ascii="Times New Roman" w:hAnsi="Times New Roman" w:eastAsia="Times New Roman" w:cs="Times New Roman"/>
        </w:rPr>
        <w:t xml:space="preserve">903) </w:t>
      </w:r>
      <w:r w:rsidRPr="07125F76" w:rsidR="4B8247BB">
        <w:rPr>
          <w:rFonts w:ascii="Times New Roman" w:hAnsi="Times New Roman" w:eastAsia="Times New Roman" w:cs="Times New Roman"/>
        </w:rPr>
        <w:t>apresentam carga negativa contrariamente</w:t>
      </w:r>
      <w:r w:rsidRPr="07125F76" w:rsidR="50ECCE4D">
        <w:rPr>
          <w:rFonts w:ascii="Times New Roman" w:hAnsi="Times New Roman" w:eastAsia="Times New Roman" w:cs="Times New Roman"/>
        </w:rPr>
        <w:t xml:space="preserve"> </w:t>
      </w:r>
      <w:r w:rsidRPr="07125F76" w:rsidR="3B79BF98">
        <w:rPr>
          <w:rFonts w:ascii="Times New Roman" w:hAnsi="Times New Roman" w:eastAsia="Times New Roman" w:cs="Times New Roman"/>
        </w:rPr>
        <w:t>à variável</w:t>
      </w:r>
      <w:r w:rsidRPr="07125F76" w:rsidR="50ECCE4D">
        <w:rPr>
          <w:rFonts w:ascii="Times New Roman" w:hAnsi="Times New Roman" w:eastAsia="Times New Roman" w:cs="Times New Roman"/>
        </w:rPr>
        <w:t xml:space="preserve"> </w:t>
      </w:r>
      <w:r w:rsidRPr="07125F76" w:rsidR="50ECCE4D">
        <w:rPr>
          <w:rFonts w:ascii="Times New Roman" w:hAnsi="Times New Roman" w:eastAsia="Times New Roman" w:cs="Times New Roman"/>
          <w:i w:val="1"/>
          <w:iCs w:val="1"/>
        </w:rPr>
        <w:t>Taxa_criminalidade</w:t>
      </w:r>
      <w:r w:rsidRPr="07125F76" w:rsidR="50ECCE4D">
        <w:rPr>
          <w:rFonts w:ascii="Times New Roman" w:hAnsi="Times New Roman" w:eastAsia="Times New Roman" w:cs="Times New Roman"/>
        </w:rPr>
        <w:t xml:space="preserve"> (0</w:t>
      </w:r>
      <w:r w:rsidRPr="07125F76" w:rsidR="7C4659FE">
        <w:rPr>
          <w:rFonts w:ascii="Times New Roman" w:hAnsi="Times New Roman" w:eastAsia="Times New Roman" w:cs="Times New Roman"/>
        </w:rPr>
        <w:t>,</w:t>
      </w:r>
      <w:r w:rsidRPr="07125F76" w:rsidR="50ECCE4D">
        <w:rPr>
          <w:rFonts w:ascii="Times New Roman" w:hAnsi="Times New Roman" w:eastAsia="Times New Roman" w:cs="Times New Roman"/>
        </w:rPr>
        <w:t>711</w:t>
      </w:r>
      <w:r w:rsidRPr="07125F76" w:rsidR="50ECCE4D">
        <w:rPr>
          <w:rFonts w:ascii="Times New Roman" w:hAnsi="Times New Roman" w:eastAsia="Times New Roman" w:cs="Times New Roman"/>
        </w:rPr>
        <w:t>)</w:t>
      </w:r>
      <w:r w:rsidRPr="07125F76" w:rsidR="3985FA23">
        <w:rPr>
          <w:rFonts w:ascii="Times New Roman" w:hAnsi="Times New Roman" w:eastAsia="Times New Roman" w:cs="Times New Roman"/>
        </w:rPr>
        <w:t>; a terceira componente</w:t>
      </w:r>
      <w:r w:rsidRPr="07125F76" w:rsidR="3985FA23">
        <w:rPr>
          <w:rFonts w:ascii="Times New Roman" w:hAnsi="Times New Roman" w:eastAsia="Times New Roman" w:cs="Times New Roman"/>
        </w:rPr>
        <w:t xml:space="preserve"> RC3 trata-se de uma componente mais representativa de uma </w:t>
      </w:r>
      <w:r w:rsidRPr="07125F76" w:rsidR="3985FA23">
        <w:rPr>
          <w:rFonts w:ascii="Times New Roman" w:hAnsi="Times New Roman" w:eastAsia="Times New Roman" w:cs="Times New Roman"/>
        </w:rPr>
        <w:t xml:space="preserve">dimensão </w:t>
      </w:r>
      <w:r w:rsidRPr="07125F76" w:rsidR="3985FA23">
        <w:rPr>
          <w:rFonts w:ascii="Times New Roman" w:hAnsi="Times New Roman" w:eastAsia="Times New Roman" w:cs="Times New Roman"/>
        </w:rPr>
        <w:t xml:space="preserve">ligada </w:t>
      </w:r>
      <w:r w:rsidRPr="07125F76" w:rsidR="2E528216">
        <w:rPr>
          <w:rFonts w:ascii="Times New Roman" w:hAnsi="Times New Roman" w:eastAsia="Times New Roman" w:cs="Times New Roman"/>
        </w:rPr>
        <w:t xml:space="preserve">a </w:t>
      </w:r>
      <w:r w:rsidRPr="07125F76" w:rsidR="2E528216">
        <w:rPr>
          <w:rFonts w:ascii="Times New Roman" w:hAnsi="Times New Roman" w:eastAsia="Times New Roman" w:cs="Times New Roman"/>
        </w:rPr>
        <w:t>qualificações inerentes</w:t>
      </w:r>
      <w:r w:rsidRPr="07125F76" w:rsidR="2E528216">
        <w:rPr>
          <w:rFonts w:ascii="Times New Roman" w:hAnsi="Times New Roman" w:eastAsia="Times New Roman" w:cs="Times New Roman"/>
        </w:rPr>
        <w:t xml:space="preserve"> ao </w:t>
      </w:r>
      <w:r w:rsidRPr="07125F76" w:rsidR="2E528216">
        <w:rPr>
          <w:rFonts w:ascii="Times New Roman" w:hAnsi="Times New Roman" w:eastAsia="Times New Roman" w:cs="Times New Roman"/>
        </w:rPr>
        <w:t xml:space="preserve">capital humano, </w:t>
      </w:r>
      <w:r w:rsidRPr="07125F76" w:rsidR="2E528216">
        <w:rPr>
          <w:rFonts w:ascii="Times New Roman" w:hAnsi="Times New Roman" w:eastAsia="Times New Roman" w:cs="Times New Roman"/>
        </w:rPr>
        <w:t xml:space="preserve">explicando muito </w:t>
      </w:r>
      <w:r w:rsidRPr="07125F76" w:rsidR="2E528216">
        <w:rPr>
          <w:rFonts w:ascii="Times New Roman" w:hAnsi="Times New Roman" w:eastAsia="Times New Roman" w:cs="Times New Roman"/>
        </w:rPr>
        <w:t xml:space="preserve">bem </w:t>
      </w:r>
      <w:r w:rsidRPr="07125F76" w:rsidR="2E528216">
        <w:rPr>
          <w:rFonts w:ascii="Times New Roman" w:hAnsi="Times New Roman" w:eastAsia="Times New Roman" w:cs="Times New Roman"/>
        </w:rPr>
        <w:t xml:space="preserve">variáveis </w:t>
      </w:r>
      <w:r w:rsidRPr="07125F76" w:rsidR="2E528216">
        <w:rPr>
          <w:rFonts w:ascii="Times New Roman" w:hAnsi="Times New Roman" w:eastAsia="Times New Roman" w:cs="Times New Roman"/>
        </w:rPr>
        <w:t xml:space="preserve">relativas à </w:t>
      </w:r>
      <w:r w:rsidRPr="07125F76" w:rsidR="2E528216">
        <w:rPr>
          <w:rFonts w:ascii="Times New Roman" w:hAnsi="Times New Roman" w:eastAsia="Times New Roman" w:cs="Times New Roman"/>
        </w:rPr>
        <w:t xml:space="preserve">educação </w:t>
      </w:r>
      <w:r w:rsidRPr="07125F76" w:rsidR="2E528216">
        <w:rPr>
          <w:rFonts w:ascii="Times New Roman" w:hAnsi="Times New Roman" w:eastAsia="Times New Roman" w:cs="Times New Roman"/>
        </w:rPr>
        <w:t>em sede de ensino superior</w:t>
      </w:r>
      <w:r w:rsidRPr="07125F76" w:rsidR="2E528216">
        <w:rPr>
          <w:rFonts w:ascii="Times New Roman" w:hAnsi="Times New Roman" w:eastAsia="Times New Roman" w:cs="Times New Roman"/>
        </w:rPr>
        <w:t>,</w:t>
      </w:r>
      <w:r w:rsidRPr="07125F76" w:rsidR="2E528216">
        <w:rPr>
          <w:rFonts w:ascii="Times New Roman" w:hAnsi="Times New Roman" w:eastAsia="Times New Roman" w:cs="Times New Roman"/>
        </w:rPr>
        <w:t xml:space="preserve"> </w:t>
      </w:r>
      <w:r w:rsidRPr="07125F76" w:rsidR="2E528216">
        <w:rPr>
          <w:rFonts w:ascii="Times New Roman" w:hAnsi="Times New Roman" w:eastAsia="Times New Roman" w:cs="Times New Roman"/>
        </w:rPr>
        <w:t xml:space="preserve">nas variáveis </w:t>
      </w:r>
      <w:r w:rsidRPr="07125F76" w:rsidR="2E528216">
        <w:rPr>
          <w:rFonts w:ascii="Times New Roman" w:hAnsi="Times New Roman" w:eastAsia="Times New Roman" w:cs="Times New Roman"/>
          <w:i w:val="1"/>
          <w:iCs w:val="1"/>
        </w:rPr>
        <w:t>Diplomados</w:t>
      </w:r>
      <w:r w:rsidRPr="07125F76" w:rsidR="2E528216">
        <w:rPr>
          <w:rFonts w:ascii="Times New Roman" w:hAnsi="Times New Roman" w:eastAsia="Times New Roman" w:cs="Times New Roman"/>
        </w:rPr>
        <w:t xml:space="preserve"> (</w:t>
      </w:r>
      <w:r w:rsidRPr="07125F76" w:rsidR="2E528216">
        <w:rPr>
          <w:rFonts w:ascii="Times New Roman" w:hAnsi="Times New Roman" w:eastAsia="Times New Roman" w:cs="Times New Roman"/>
        </w:rPr>
        <w:t>0</w:t>
      </w:r>
      <w:r w:rsidRPr="07125F76" w:rsidR="343A867B">
        <w:rPr>
          <w:rFonts w:ascii="Times New Roman" w:hAnsi="Times New Roman" w:eastAsia="Times New Roman" w:cs="Times New Roman"/>
        </w:rPr>
        <w:t>,</w:t>
      </w:r>
      <w:r w:rsidRPr="07125F76" w:rsidR="2E528216">
        <w:rPr>
          <w:rFonts w:ascii="Times New Roman" w:hAnsi="Times New Roman" w:eastAsia="Times New Roman" w:cs="Times New Roman"/>
        </w:rPr>
        <w:t>832</w:t>
      </w:r>
      <w:r w:rsidRPr="07125F76" w:rsidR="2E528216">
        <w:rPr>
          <w:rFonts w:ascii="Times New Roman" w:hAnsi="Times New Roman" w:eastAsia="Times New Roman" w:cs="Times New Roman"/>
        </w:rPr>
        <w:t xml:space="preserve">) e </w:t>
      </w:r>
      <w:r w:rsidRPr="07125F76" w:rsidR="2E528216">
        <w:rPr>
          <w:rFonts w:ascii="Times New Roman" w:hAnsi="Times New Roman" w:eastAsia="Times New Roman" w:cs="Times New Roman"/>
          <w:i w:val="1"/>
          <w:iCs w:val="1"/>
        </w:rPr>
        <w:t>Inscritos</w:t>
      </w:r>
      <w:r w:rsidRPr="07125F76" w:rsidR="2E528216">
        <w:rPr>
          <w:rFonts w:ascii="Times New Roman" w:hAnsi="Times New Roman" w:eastAsia="Times New Roman" w:cs="Times New Roman"/>
        </w:rPr>
        <w:t xml:space="preserve"> (0</w:t>
      </w:r>
      <w:r w:rsidRPr="07125F76" w:rsidR="77D80F09">
        <w:rPr>
          <w:rFonts w:ascii="Times New Roman" w:hAnsi="Times New Roman" w:eastAsia="Times New Roman" w:cs="Times New Roman"/>
        </w:rPr>
        <w:t>,</w:t>
      </w:r>
      <w:r w:rsidRPr="07125F76" w:rsidR="2E528216">
        <w:rPr>
          <w:rFonts w:ascii="Times New Roman" w:hAnsi="Times New Roman" w:eastAsia="Times New Roman" w:cs="Times New Roman"/>
        </w:rPr>
        <w:t>850</w:t>
      </w:r>
      <w:r w:rsidRPr="07125F76" w:rsidR="2E528216">
        <w:rPr>
          <w:rFonts w:ascii="Times New Roman" w:hAnsi="Times New Roman" w:eastAsia="Times New Roman" w:cs="Times New Roman"/>
        </w:rPr>
        <w:t>)</w:t>
      </w:r>
      <w:r w:rsidRPr="07125F76" w:rsidR="1B7905BC">
        <w:rPr>
          <w:rFonts w:ascii="Times New Roman" w:hAnsi="Times New Roman" w:eastAsia="Times New Roman" w:cs="Times New Roman"/>
        </w:rPr>
        <w:t xml:space="preserve">; e a </w:t>
      </w:r>
      <w:r w:rsidRPr="07125F76" w:rsidR="1B7905BC">
        <w:rPr>
          <w:rFonts w:ascii="Times New Roman" w:hAnsi="Times New Roman" w:eastAsia="Times New Roman" w:cs="Times New Roman"/>
        </w:rPr>
        <w:t xml:space="preserve">quarta componente </w:t>
      </w:r>
      <w:r w:rsidRPr="07125F76" w:rsidR="1B7905BC">
        <w:rPr>
          <w:rFonts w:ascii="Times New Roman" w:hAnsi="Times New Roman" w:eastAsia="Times New Roman" w:cs="Times New Roman"/>
        </w:rPr>
        <w:t>RC4</w:t>
      </w:r>
      <w:r w:rsidRPr="07125F76" w:rsidR="1B7905BC">
        <w:rPr>
          <w:rFonts w:ascii="Times New Roman" w:hAnsi="Times New Roman" w:eastAsia="Times New Roman" w:cs="Times New Roman"/>
        </w:rPr>
        <w:t xml:space="preserve"> </w:t>
      </w:r>
      <w:r w:rsidRPr="07125F76" w:rsidR="1B7905BC">
        <w:rPr>
          <w:rFonts w:ascii="Times New Roman" w:hAnsi="Times New Roman" w:eastAsia="Times New Roman" w:cs="Times New Roman"/>
        </w:rPr>
        <w:t xml:space="preserve">representa uma </w:t>
      </w:r>
      <w:r w:rsidRPr="07125F76" w:rsidR="1B7905BC">
        <w:rPr>
          <w:rFonts w:ascii="Times New Roman" w:hAnsi="Times New Roman" w:eastAsia="Times New Roman" w:cs="Times New Roman"/>
        </w:rPr>
        <w:t xml:space="preserve">dimensão </w:t>
      </w:r>
      <w:r w:rsidRPr="07125F76" w:rsidR="1B7905BC">
        <w:rPr>
          <w:rFonts w:ascii="Times New Roman" w:hAnsi="Times New Roman" w:eastAsia="Times New Roman" w:cs="Times New Roman"/>
        </w:rPr>
        <w:t xml:space="preserve">que embora não </w:t>
      </w:r>
      <w:r w:rsidRPr="07125F76" w:rsidR="1B7905BC">
        <w:rPr>
          <w:rFonts w:ascii="Times New Roman" w:hAnsi="Times New Roman" w:eastAsia="Times New Roman" w:cs="Times New Roman"/>
        </w:rPr>
        <w:t xml:space="preserve">tenha um </w:t>
      </w:r>
      <w:r w:rsidRPr="07125F76" w:rsidR="1B7905BC">
        <w:rPr>
          <w:rFonts w:ascii="Times New Roman" w:hAnsi="Times New Roman" w:eastAsia="Times New Roman" w:cs="Times New Roman"/>
        </w:rPr>
        <w:t>grande</w:t>
      </w:r>
      <w:r w:rsidRPr="07125F76" w:rsidR="6F5EAC1F">
        <w:rPr>
          <w:rFonts w:ascii="Times New Roman" w:hAnsi="Times New Roman" w:eastAsia="Times New Roman" w:cs="Times New Roman"/>
        </w:rPr>
        <w:t xml:space="preserve"> poder </w:t>
      </w:r>
      <w:r w:rsidRPr="07125F76" w:rsidR="6F5EAC1F">
        <w:rPr>
          <w:rFonts w:ascii="Times New Roman" w:hAnsi="Times New Roman" w:eastAsia="Times New Roman" w:cs="Times New Roman"/>
        </w:rPr>
        <w:t>explicativo como um todo (</w:t>
      </w:r>
      <w:r w:rsidRPr="07125F76" w:rsidR="6F5EAC1F">
        <w:rPr>
          <w:rFonts w:ascii="Times New Roman" w:hAnsi="Times New Roman" w:eastAsia="Times New Roman" w:cs="Times New Roman"/>
        </w:rPr>
        <w:t>0</w:t>
      </w:r>
      <w:r w:rsidRPr="07125F76" w:rsidR="6F5EAC1F">
        <w:rPr>
          <w:rFonts w:ascii="Times New Roman" w:hAnsi="Times New Roman" w:eastAsia="Times New Roman" w:cs="Times New Roman"/>
        </w:rPr>
        <w:t>,083</w:t>
      </w:r>
      <w:r w:rsidRPr="07125F76" w:rsidR="6F5EAC1F">
        <w:rPr>
          <w:rFonts w:ascii="Times New Roman" w:hAnsi="Times New Roman" w:eastAsia="Times New Roman" w:cs="Times New Roman"/>
        </w:rPr>
        <w:t xml:space="preserve">), é uma </w:t>
      </w:r>
      <w:r w:rsidRPr="07125F76" w:rsidR="6F5EAC1F">
        <w:rPr>
          <w:rFonts w:ascii="Times New Roman" w:hAnsi="Times New Roman" w:eastAsia="Times New Roman" w:cs="Times New Roman"/>
        </w:rPr>
        <w:t xml:space="preserve">dimensão que </w:t>
      </w:r>
      <w:r w:rsidRPr="07125F76" w:rsidR="6F5EAC1F">
        <w:rPr>
          <w:rFonts w:ascii="Times New Roman" w:hAnsi="Times New Roman" w:eastAsia="Times New Roman" w:cs="Times New Roman"/>
        </w:rPr>
        <w:t>explic</w:t>
      </w:r>
      <w:r w:rsidRPr="07125F76" w:rsidR="4AB7767D">
        <w:rPr>
          <w:rFonts w:ascii="Times New Roman" w:hAnsi="Times New Roman" w:eastAsia="Times New Roman" w:cs="Times New Roman"/>
        </w:rPr>
        <w:t>a</w:t>
      </w:r>
      <w:r w:rsidRPr="07125F76" w:rsidR="6F5EAC1F">
        <w:rPr>
          <w:rFonts w:ascii="Times New Roman" w:hAnsi="Times New Roman" w:eastAsia="Times New Roman" w:cs="Times New Roman"/>
        </w:rPr>
        <w:t xml:space="preserve"> </w:t>
      </w:r>
      <w:r w:rsidRPr="07125F76" w:rsidR="6F5EAC1F">
        <w:rPr>
          <w:rFonts w:ascii="Times New Roman" w:hAnsi="Times New Roman" w:eastAsia="Times New Roman" w:cs="Times New Roman"/>
        </w:rPr>
        <w:t xml:space="preserve">muito bem uma </w:t>
      </w:r>
      <w:r w:rsidRPr="07125F76" w:rsidR="6F5EAC1F">
        <w:rPr>
          <w:rFonts w:ascii="Times New Roman" w:hAnsi="Times New Roman" w:eastAsia="Times New Roman" w:cs="Times New Roman"/>
        </w:rPr>
        <w:t xml:space="preserve">componente mais </w:t>
      </w:r>
      <w:r w:rsidRPr="07125F76" w:rsidR="6F5EAC1F">
        <w:rPr>
          <w:rFonts w:ascii="Times New Roman" w:hAnsi="Times New Roman" w:eastAsia="Times New Roman" w:cs="Times New Roman"/>
        </w:rPr>
        <w:t>ligada a Rendimento e</w:t>
      </w:r>
      <w:r w:rsidRPr="07125F76" w:rsidR="4F3E5CF0">
        <w:rPr>
          <w:rFonts w:ascii="Times New Roman" w:hAnsi="Times New Roman" w:eastAsia="Times New Roman" w:cs="Times New Roman"/>
        </w:rPr>
        <w:t>«</w:t>
      </w:r>
      <w:r w:rsidRPr="07125F76" w:rsidR="6F5EAC1F">
        <w:rPr>
          <w:rFonts w:ascii="Times New Roman" w:hAnsi="Times New Roman" w:eastAsia="Times New Roman" w:cs="Times New Roman"/>
        </w:rPr>
        <w:t xml:space="preserve"> Habitação</w:t>
      </w:r>
      <w:r w:rsidRPr="07125F76" w:rsidR="1A796C43">
        <w:rPr>
          <w:rFonts w:ascii="Times New Roman" w:hAnsi="Times New Roman" w:eastAsia="Times New Roman" w:cs="Times New Roman"/>
        </w:rPr>
        <w:t xml:space="preserve">, conforme as </w:t>
      </w:r>
      <w:r w:rsidRPr="07125F76" w:rsidR="1A796C43">
        <w:rPr>
          <w:rFonts w:ascii="Times New Roman" w:hAnsi="Times New Roman" w:eastAsia="Times New Roman" w:cs="Times New Roman"/>
        </w:rPr>
        <w:t xml:space="preserve">respetivas </w:t>
      </w:r>
      <w:r w:rsidRPr="07125F76" w:rsidR="1A796C43">
        <w:rPr>
          <w:rFonts w:ascii="Times New Roman" w:hAnsi="Times New Roman" w:eastAsia="Times New Roman" w:cs="Times New Roman"/>
        </w:rPr>
        <w:t xml:space="preserve">variáveis </w:t>
      </w:r>
      <w:r w:rsidRPr="07125F76" w:rsidR="1A796C43">
        <w:rPr>
          <w:rFonts w:ascii="Times New Roman" w:hAnsi="Times New Roman" w:eastAsia="Times New Roman" w:cs="Times New Roman"/>
          <w:i w:val="1"/>
          <w:iCs w:val="1"/>
        </w:rPr>
        <w:t>Ganho_medio_M</w:t>
      </w:r>
      <w:r w:rsidRPr="07125F76" w:rsidR="1A796C43">
        <w:rPr>
          <w:rFonts w:ascii="Times New Roman" w:hAnsi="Times New Roman" w:eastAsia="Times New Roman" w:cs="Times New Roman"/>
        </w:rPr>
        <w:t xml:space="preserve"> (0</w:t>
      </w:r>
      <w:r w:rsidRPr="07125F76" w:rsidR="1A796C43">
        <w:rPr>
          <w:rFonts w:ascii="Times New Roman" w:hAnsi="Times New Roman" w:eastAsia="Times New Roman" w:cs="Times New Roman"/>
        </w:rPr>
        <w:t>,</w:t>
      </w:r>
      <w:r w:rsidRPr="07125F76" w:rsidR="1A796C43">
        <w:rPr>
          <w:rFonts w:ascii="Times New Roman" w:hAnsi="Times New Roman" w:eastAsia="Times New Roman" w:cs="Times New Roman"/>
        </w:rPr>
        <w:t xml:space="preserve">737) e o </w:t>
      </w:r>
      <w:r w:rsidRPr="07125F76" w:rsidR="1A796C43">
        <w:rPr>
          <w:rFonts w:ascii="Times New Roman" w:hAnsi="Times New Roman" w:eastAsia="Times New Roman" w:cs="Times New Roman"/>
          <w:i w:val="1"/>
          <w:iCs w:val="1"/>
        </w:rPr>
        <w:t>Credito_a_</w:t>
      </w:r>
      <w:r w:rsidRPr="07125F76" w:rsidR="1A796C43">
        <w:rPr>
          <w:rFonts w:ascii="Times New Roman" w:hAnsi="Times New Roman" w:eastAsia="Times New Roman" w:cs="Times New Roman"/>
          <w:i w:val="1"/>
          <w:iCs w:val="1"/>
        </w:rPr>
        <w:t>habitacao</w:t>
      </w:r>
      <w:r w:rsidRPr="07125F76" w:rsidR="1A796C43">
        <w:rPr>
          <w:rFonts w:ascii="Times New Roman" w:hAnsi="Times New Roman" w:eastAsia="Times New Roman" w:cs="Times New Roman"/>
        </w:rPr>
        <w:t xml:space="preserve"> (0</w:t>
      </w:r>
      <w:r w:rsidRPr="07125F76" w:rsidR="1A796C43">
        <w:rPr>
          <w:rFonts w:ascii="Times New Roman" w:hAnsi="Times New Roman" w:eastAsia="Times New Roman" w:cs="Times New Roman"/>
        </w:rPr>
        <w:t>,</w:t>
      </w:r>
      <w:r w:rsidRPr="07125F76" w:rsidR="1A796C43">
        <w:rPr>
          <w:rFonts w:ascii="Times New Roman" w:hAnsi="Times New Roman" w:eastAsia="Times New Roman" w:cs="Times New Roman"/>
        </w:rPr>
        <w:t>456).</w:t>
      </w:r>
    </w:p>
    <w:p w:rsidR="30318176" w:rsidP="714E5A79" w:rsidRDefault="19504F7E" w14:paraId="2EBA614D" w14:textId="6D1043CD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3702D741">
        <w:rPr>
          <w:rFonts w:ascii="Times New Roman" w:hAnsi="Times New Roman" w:eastAsia="Times New Roman" w:cs="Times New Roman"/>
        </w:rPr>
        <w:t xml:space="preserve">Assim conluiu-se que </w:t>
      </w:r>
      <w:r w:rsidRPr="2E6ABD0F">
        <w:rPr>
          <w:rFonts w:ascii="Times New Roman" w:hAnsi="Times New Roman" w:eastAsia="Times New Roman" w:cs="Times New Roman"/>
        </w:rPr>
        <w:t>embora o</w:t>
      </w:r>
      <w:r w:rsidRPr="29A094D5">
        <w:rPr>
          <w:rFonts w:ascii="Times New Roman" w:hAnsi="Times New Roman" w:eastAsia="Times New Roman" w:cs="Times New Roman"/>
        </w:rPr>
        <w:t xml:space="preserve"> poder explicativo da </w:t>
      </w:r>
      <w:r w:rsidRPr="56268000">
        <w:rPr>
          <w:rFonts w:ascii="Times New Roman" w:hAnsi="Times New Roman" w:eastAsia="Times New Roman" w:cs="Times New Roman"/>
        </w:rPr>
        <w:t>quarta componente seja de apenas 8</w:t>
      </w:r>
      <w:r w:rsidRPr="2501AAC5">
        <w:rPr>
          <w:rFonts w:ascii="Times New Roman" w:hAnsi="Times New Roman" w:eastAsia="Times New Roman" w:cs="Times New Roman"/>
        </w:rPr>
        <w:t>,</w:t>
      </w:r>
      <w:r w:rsidRPr="7DB353CB">
        <w:rPr>
          <w:rFonts w:ascii="Times New Roman" w:hAnsi="Times New Roman" w:eastAsia="Times New Roman" w:cs="Times New Roman"/>
        </w:rPr>
        <w:t>3</w:t>
      </w:r>
      <w:r w:rsidRPr="4823CBC5">
        <w:rPr>
          <w:rFonts w:ascii="Times New Roman" w:hAnsi="Times New Roman" w:eastAsia="Times New Roman" w:cs="Times New Roman"/>
        </w:rPr>
        <w:t>%,</w:t>
      </w:r>
      <w:r w:rsidRPr="5EE5AB5A">
        <w:rPr>
          <w:rFonts w:ascii="Times New Roman" w:hAnsi="Times New Roman" w:eastAsia="Times New Roman" w:cs="Times New Roman"/>
        </w:rPr>
        <w:t xml:space="preserve"> conforme </w:t>
      </w:r>
      <w:r w:rsidRPr="3EC284DC">
        <w:rPr>
          <w:rFonts w:ascii="Times New Roman" w:hAnsi="Times New Roman" w:eastAsia="Times New Roman" w:cs="Times New Roman"/>
        </w:rPr>
        <w:t xml:space="preserve">Anexo 8, </w:t>
      </w:r>
      <w:r w:rsidRPr="52F4C2C9">
        <w:rPr>
          <w:rFonts w:ascii="Times New Roman" w:hAnsi="Times New Roman" w:eastAsia="Times New Roman" w:cs="Times New Roman"/>
        </w:rPr>
        <w:t xml:space="preserve">torna-se </w:t>
      </w:r>
      <w:r w:rsidRPr="7304F440">
        <w:rPr>
          <w:rFonts w:ascii="Times New Roman" w:hAnsi="Times New Roman" w:eastAsia="Times New Roman" w:cs="Times New Roman"/>
        </w:rPr>
        <w:t xml:space="preserve">relevante </w:t>
      </w:r>
      <w:r w:rsidRPr="01A47A5E">
        <w:rPr>
          <w:rFonts w:ascii="Times New Roman" w:hAnsi="Times New Roman" w:eastAsia="Times New Roman" w:cs="Times New Roman"/>
        </w:rPr>
        <w:t xml:space="preserve">manter as </w:t>
      </w:r>
      <w:r w:rsidRPr="350A27E7">
        <w:rPr>
          <w:rFonts w:ascii="Times New Roman" w:hAnsi="Times New Roman" w:eastAsia="Times New Roman" w:cs="Times New Roman"/>
        </w:rPr>
        <w:t xml:space="preserve">quatro </w:t>
      </w:r>
      <w:r w:rsidRPr="2E4CD2B6">
        <w:rPr>
          <w:rFonts w:ascii="Times New Roman" w:hAnsi="Times New Roman" w:eastAsia="Times New Roman" w:cs="Times New Roman"/>
        </w:rPr>
        <w:t xml:space="preserve">componentes </w:t>
      </w:r>
      <w:r w:rsidRPr="52E77B99">
        <w:rPr>
          <w:rFonts w:ascii="Times New Roman" w:hAnsi="Times New Roman" w:eastAsia="Times New Roman" w:cs="Times New Roman"/>
        </w:rPr>
        <w:t xml:space="preserve">dado que </w:t>
      </w:r>
      <w:r w:rsidRPr="72FE1152" w:rsidR="2A01376A">
        <w:rPr>
          <w:rFonts w:ascii="Times New Roman" w:hAnsi="Times New Roman" w:eastAsia="Times New Roman" w:cs="Times New Roman"/>
        </w:rPr>
        <w:t xml:space="preserve">a variabilidade total </w:t>
      </w:r>
      <w:r w:rsidRPr="18B61515" w:rsidR="2A01376A">
        <w:rPr>
          <w:rFonts w:ascii="Times New Roman" w:hAnsi="Times New Roman" w:eastAsia="Times New Roman" w:cs="Times New Roman"/>
        </w:rPr>
        <w:t xml:space="preserve">explicada pelas </w:t>
      </w:r>
      <w:r w:rsidRPr="2AEA32B4" w:rsidR="2A01376A">
        <w:rPr>
          <w:rFonts w:ascii="Times New Roman" w:hAnsi="Times New Roman" w:eastAsia="Times New Roman" w:cs="Times New Roman"/>
        </w:rPr>
        <w:t>quatro, é de 73,1%. Assim garantiu</w:t>
      </w:r>
      <w:r w:rsidRPr="7E4FF00B" w:rsidR="2A01376A">
        <w:rPr>
          <w:rFonts w:ascii="Times New Roman" w:hAnsi="Times New Roman" w:eastAsia="Times New Roman" w:cs="Times New Roman"/>
        </w:rPr>
        <w:t xml:space="preserve">-se que </w:t>
      </w:r>
      <w:r w:rsidRPr="750EA2B3" w:rsidR="2A01376A">
        <w:rPr>
          <w:rFonts w:ascii="Times New Roman" w:hAnsi="Times New Roman" w:eastAsia="Times New Roman" w:cs="Times New Roman"/>
        </w:rPr>
        <w:t xml:space="preserve">praticamente </w:t>
      </w:r>
      <w:r w:rsidRPr="4C37E4EB" w:rsidR="2A01376A">
        <w:rPr>
          <w:rFonts w:ascii="Times New Roman" w:hAnsi="Times New Roman" w:eastAsia="Times New Roman" w:cs="Times New Roman"/>
        </w:rPr>
        <w:t>três quartos da informação foi retida.</w:t>
      </w:r>
    </w:p>
    <w:p w:rsidR="1E8D88EB" w:rsidP="05226CF6" w:rsidRDefault="1E8D88EB" w14:paraId="2D5009E8" w14:textId="55D8486F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4C2D00C6">
        <w:rPr>
          <w:rFonts w:ascii="Times New Roman" w:hAnsi="Times New Roman" w:eastAsia="Times New Roman" w:cs="Times New Roman"/>
        </w:rPr>
        <w:t>Por fim, decidiu-se ainda fazer uma análise às comunalidades</w:t>
      </w:r>
      <w:r w:rsidRPr="4C2D00C6" w:rsidR="43323DE2">
        <w:rPr>
          <w:rFonts w:ascii="Times New Roman" w:hAnsi="Times New Roman" w:eastAsia="Times New Roman" w:cs="Times New Roman"/>
        </w:rPr>
        <w:t>, i.e., a proporção da variância de cada variável original que é explicada pelas componentes retidas.</w:t>
      </w:r>
      <w:r w:rsidRPr="4C2D00C6" w:rsidR="2129362E">
        <w:rPr>
          <w:rFonts w:ascii="Times New Roman" w:hAnsi="Times New Roman" w:eastAsia="Times New Roman" w:cs="Times New Roman"/>
        </w:rPr>
        <w:t xml:space="preserve"> Assim, conforme Anexo 9, concluiu-se que com este proc</w:t>
      </w:r>
      <w:r w:rsidRPr="4C2D00C6" w:rsidR="15857BB4">
        <w:rPr>
          <w:rFonts w:ascii="Times New Roman" w:hAnsi="Times New Roman" w:eastAsia="Times New Roman" w:cs="Times New Roman"/>
        </w:rPr>
        <w:t>esso foi mantida cerca 80% da informação das variáveis originais nas componentes retidas, com exceção d</w:t>
      </w:r>
      <w:r w:rsidRPr="4C2D00C6" w:rsidR="2129362E">
        <w:rPr>
          <w:rFonts w:ascii="Times New Roman" w:hAnsi="Times New Roman" w:eastAsia="Times New Roman" w:cs="Times New Roman"/>
        </w:rPr>
        <w:t xml:space="preserve">as </w:t>
      </w:r>
      <w:r w:rsidRPr="4C2D00C6" w:rsidR="49DE6388">
        <w:rPr>
          <w:rFonts w:ascii="Times New Roman" w:hAnsi="Times New Roman" w:eastAsia="Times New Roman" w:cs="Times New Roman"/>
        </w:rPr>
        <w:t>variáveis</w:t>
      </w:r>
      <w:r w:rsidRPr="4C2D00C6" w:rsidR="2129362E">
        <w:rPr>
          <w:rFonts w:ascii="Times New Roman" w:hAnsi="Times New Roman" w:eastAsia="Times New Roman" w:cs="Times New Roman"/>
        </w:rPr>
        <w:t xml:space="preserve"> </w:t>
      </w:r>
      <w:r w:rsidRPr="4C2D00C6" w:rsidR="2129362E">
        <w:rPr>
          <w:rFonts w:ascii="Times New Roman" w:hAnsi="Times New Roman" w:eastAsia="Times New Roman" w:cs="Times New Roman"/>
          <w:i/>
          <w:iCs/>
        </w:rPr>
        <w:t>Dissolucao_PC_EE</w:t>
      </w:r>
      <w:r w:rsidRPr="4C2D00C6" w:rsidR="2129362E">
        <w:rPr>
          <w:rFonts w:ascii="Times New Roman" w:hAnsi="Times New Roman" w:eastAsia="Times New Roman" w:cs="Times New Roman"/>
        </w:rPr>
        <w:t xml:space="preserve"> e </w:t>
      </w:r>
      <w:r w:rsidRPr="4C2D00C6" w:rsidR="2129362E">
        <w:rPr>
          <w:rFonts w:ascii="Times New Roman" w:hAnsi="Times New Roman" w:eastAsia="Times New Roman" w:cs="Times New Roman"/>
          <w:i/>
          <w:iCs/>
        </w:rPr>
        <w:t>Taxa_de_credito_a_habitacao</w:t>
      </w:r>
      <w:r w:rsidRPr="4C2D00C6" w:rsidR="6AE6B8B5">
        <w:rPr>
          <w:rFonts w:ascii="Times New Roman" w:hAnsi="Times New Roman" w:eastAsia="Times New Roman" w:cs="Times New Roman"/>
        </w:rPr>
        <w:t>.</w:t>
      </w:r>
      <w:r w:rsidRPr="4C2D00C6" w:rsidR="2129362E">
        <w:rPr>
          <w:rFonts w:ascii="Times New Roman" w:hAnsi="Times New Roman" w:eastAsia="Times New Roman" w:cs="Times New Roman"/>
        </w:rPr>
        <w:t xml:space="preserve"> </w:t>
      </w:r>
      <w:r w:rsidRPr="4C2D00C6" w:rsidR="6AE6B8B5">
        <w:rPr>
          <w:rFonts w:ascii="Times New Roman" w:hAnsi="Times New Roman" w:eastAsia="Times New Roman" w:cs="Times New Roman"/>
        </w:rPr>
        <w:t xml:space="preserve">Decidiu retirar-se as duas variáveis do </w:t>
      </w:r>
      <w:r w:rsidRPr="4C2D00C6" w:rsidR="6AE6B8B5">
        <w:rPr>
          <w:rFonts w:ascii="Times New Roman" w:hAnsi="Times New Roman" w:eastAsia="Times New Roman" w:cs="Times New Roman"/>
          <w:i/>
          <w:iCs/>
        </w:rPr>
        <w:t>DataSet</w:t>
      </w:r>
      <w:r w:rsidRPr="4C2D00C6" w:rsidR="6AE6B8B5">
        <w:rPr>
          <w:rFonts w:ascii="Times New Roman" w:hAnsi="Times New Roman" w:eastAsia="Times New Roman" w:cs="Times New Roman"/>
        </w:rPr>
        <w:t>, uma vez que as mesmas apresentaram com</w:t>
      </w:r>
      <w:r w:rsidRPr="4C2D00C6" w:rsidR="12F327EC">
        <w:rPr>
          <w:rFonts w:ascii="Times New Roman" w:hAnsi="Times New Roman" w:eastAsia="Times New Roman" w:cs="Times New Roman"/>
        </w:rPr>
        <w:t>unalidades muito baixas perdendo</w:t>
      </w:r>
      <w:r w:rsidRPr="4C2D00C6" w:rsidR="2129362E">
        <w:rPr>
          <w:rFonts w:ascii="Times New Roman" w:hAnsi="Times New Roman" w:eastAsia="Times New Roman" w:cs="Times New Roman"/>
        </w:rPr>
        <w:t xml:space="preserve"> 88</w:t>
      </w:r>
      <w:r w:rsidRPr="4C2D00C6" w:rsidR="11CAC3D7">
        <w:rPr>
          <w:rFonts w:ascii="Times New Roman" w:hAnsi="Times New Roman" w:eastAsia="Times New Roman" w:cs="Times New Roman"/>
        </w:rPr>
        <w:t>%</w:t>
      </w:r>
      <w:r w:rsidRPr="4C2D00C6" w:rsidR="2129362E">
        <w:rPr>
          <w:rFonts w:ascii="Times New Roman" w:hAnsi="Times New Roman" w:eastAsia="Times New Roman" w:cs="Times New Roman"/>
        </w:rPr>
        <w:t xml:space="preserve"> e 67</w:t>
      </w:r>
      <w:r w:rsidRPr="4C2D00C6" w:rsidR="1BBFB72E">
        <w:rPr>
          <w:rFonts w:ascii="Times New Roman" w:hAnsi="Times New Roman" w:eastAsia="Times New Roman" w:cs="Times New Roman"/>
        </w:rPr>
        <w:t>%</w:t>
      </w:r>
      <w:r w:rsidRPr="4C2D00C6" w:rsidR="2129362E">
        <w:rPr>
          <w:rFonts w:ascii="Times New Roman" w:hAnsi="Times New Roman" w:eastAsia="Times New Roman" w:cs="Times New Roman"/>
        </w:rPr>
        <w:t xml:space="preserve"> respetivamente, de informação </w:t>
      </w:r>
      <w:r w:rsidRPr="4C2D00C6" w:rsidR="3369FC21">
        <w:rPr>
          <w:rFonts w:ascii="Times New Roman" w:hAnsi="Times New Roman" w:eastAsia="Times New Roman" w:cs="Times New Roman"/>
        </w:rPr>
        <w:t>nas</w:t>
      </w:r>
      <w:r w:rsidRPr="4C2D00C6" w:rsidR="2129362E">
        <w:rPr>
          <w:rFonts w:ascii="Times New Roman" w:hAnsi="Times New Roman" w:eastAsia="Times New Roman" w:cs="Times New Roman"/>
        </w:rPr>
        <w:t xml:space="preserve"> variáveis </w:t>
      </w:r>
      <w:r w:rsidRPr="4C2D00C6" w:rsidR="13613571">
        <w:rPr>
          <w:rFonts w:ascii="Times New Roman" w:hAnsi="Times New Roman" w:eastAsia="Times New Roman" w:cs="Times New Roman"/>
        </w:rPr>
        <w:t>originais, tornando-se irrelevantes para a aná</w:t>
      </w:r>
      <w:r w:rsidRPr="4C2D00C6" w:rsidR="1151A966">
        <w:rPr>
          <w:rFonts w:ascii="Times New Roman" w:hAnsi="Times New Roman" w:eastAsia="Times New Roman" w:cs="Times New Roman"/>
        </w:rPr>
        <w:t>l</w:t>
      </w:r>
      <w:r w:rsidRPr="4C2D00C6" w:rsidR="13613571">
        <w:rPr>
          <w:rFonts w:ascii="Times New Roman" w:hAnsi="Times New Roman" w:eastAsia="Times New Roman" w:cs="Times New Roman"/>
        </w:rPr>
        <w:t>ise.</w:t>
      </w:r>
    </w:p>
    <w:p w:rsidR="1E8D88EB" w:rsidP="5BEB88D9" w:rsidRDefault="79061E12" w14:paraId="19A633B9" w14:textId="773D0B68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4C2D00C6">
        <w:rPr>
          <w:rFonts w:ascii="Times New Roman" w:hAnsi="Times New Roman" w:eastAsia="Times New Roman" w:cs="Times New Roman"/>
        </w:rPr>
        <w:t>Assim, reaplicando o processo</w:t>
      </w:r>
      <w:r w:rsidRPr="4C2D00C6" w:rsidR="6EC12605">
        <w:rPr>
          <w:rFonts w:ascii="Times New Roman" w:hAnsi="Times New Roman" w:eastAsia="Times New Roman" w:cs="Times New Roman"/>
        </w:rPr>
        <w:t xml:space="preserve">, </w:t>
      </w:r>
      <w:r w:rsidRPr="4C2D00C6" w:rsidR="239298A9">
        <w:rPr>
          <w:rFonts w:ascii="Times New Roman" w:hAnsi="Times New Roman" w:eastAsia="Times New Roman" w:cs="Times New Roman"/>
        </w:rPr>
        <w:t>continuou-se a rejeitar a hipótese nula segundo o teste de Bartlett (Anexo 10), e o valor global do KMO continuou bastante bom com um valor de 0,78</w:t>
      </w:r>
      <w:r w:rsidRPr="4C2D00C6" w:rsidR="7341FCCF">
        <w:rPr>
          <w:rFonts w:ascii="Times New Roman" w:hAnsi="Times New Roman" w:eastAsia="Times New Roman" w:cs="Times New Roman"/>
        </w:rPr>
        <w:t xml:space="preserve"> (Anexo 11).</w:t>
      </w:r>
      <w:r w:rsidRPr="4C2D00C6" w:rsidR="7FC1CCDD">
        <w:rPr>
          <w:rFonts w:ascii="Times New Roman" w:hAnsi="Times New Roman" w:eastAsia="Times New Roman" w:cs="Times New Roman"/>
        </w:rPr>
        <w:t xml:space="preserve"> Quanto aos critérios de decisão, o critério de </w:t>
      </w:r>
      <w:r w:rsidRPr="4C2D00C6" w:rsidR="7FC1CCDD">
        <w:rPr>
          <w:rFonts w:ascii="Times New Roman" w:hAnsi="Times New Roman" w:eastAsia="Times New Roman" w:cs="Times New Roman"/>
          <w:i/>
          <w:iCs/>
        </w:rPr>
        <w:t>Kaiser</w:t>
      </w:r>
      <w:r w:rsidRPr="4C2D00C6" w:rsidR="7FC1CCDD">
        <w:rPr>
          <w:rFonts w:ascii="Times New Roman" w:hAnsi="Times New Roman" w:eastAsia="Times New Roman" w:cs="Times New Roman"/>
        </w:rPr>
        <w:t xml:space="preserve"> passou a sugerir reterem-se 4 componentes (Anexo 12), o critério da variância explicada</w:t>
      </w:r>
      <w:r w:rsidRPr="4C2D00C6" w:rsidR="5AB37185">
        <w:rPr>
          <w:rFonts w:ascii="Times New Roman" w:hAnsi="Times New Roman" w:eastAsia="Times New Roman" w:cs="Times New Roman"/>
        </w:rPr>
        <w:t xml:space="preserve"> passou a sugerir reterem-se apenas 2 componentes (Anexo 13), e o critério do </w:t>
      </w:r>
      <w:r w:rsidRPr="4C2D00C6" w:rsidR="5AB37185">
        <w:rPr>
          <w:rFonts w:ascii="Times New Roman" w:hAnsi="Times New Roman" w:eastAsia="Times New Roman" w:cs="Times New Roman"/>
          <w:i/>
          <w:iCs/>
        </w:rPr>
        <w:t>Scree Plot</w:t>
      </w:r>
      <w:r w:rsidRPr="4C2D00C6" w:rsidR="5AB37185">
        <w:rPr>
          <w:rFonts w:ascii="Times New Roman" w:hAnsi="Times New Roman" w:eastAsia="Times New Roman" w:cs="Times New Roman"/>
        </w:rPr>
        <w:t xml:space="preserve"> </w:t>
      </w:r>
      <w:r w:rsidRPr="4C2D00C6" w:rsidR="70777167">
        <w:rPr>
          <w:rFonts w:ascii="Times New Roman" w:hAnsi="Times New Roman" w:eastAsia="Times New Roman" w:cs="Times New Roman"/>
        </w:rPr>
        <w:t>passou a sugerir manterem-se 3 componentes (Anexo 14).</w:t>
      </w:r>
    </w:p>
    <w:p w:rsidR="6198AD69" w:rsidP="4C2D00C6" w:rsidRDefault="6198AD69" w14:paraId="08D44D67" w14:textId="22827FFC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4C2D00C6">
        <w:rPr>
          <w:rFonts w:ascii="Times New Roman" w:hAnsi="Times New Roman" w:eastAsia="Times New Roman" w:cs="Times New Roman"/>
        </w:rPr>
        <w:t>Fazendo uma nova análise à interpretabilidade segundo uma rotação varimax (Anexo 15</w:t>
      </w:r>
      <w:r w:rsidRPr="4C2D00C6" w:rsidR="57DAC5CF">
        <w:rPr>
          <w:rFonts w:ascii="Times New Roman" w:hAnsi="Times New Roman" w:eastAsia="Times New Roman" w:cs="Times New Roman"/>
        </w:rPr>
        <w:t>)</w:t>
      </w:r>
      <w:r w:rsidRPr="4C2D00C6">
        <w:rPr>
          <w:rFonts w:ascii="Times New Roman" w:hAnsi="Times New Roman" w:eastAsia="Times New Roman" w:cs="Times New Roman"/>
        </w:rPr>
        <w:t>, foi possível concluir que continua</w:t>
      </w:r>
      <w:r w:rsidRPr="4C2D00C6" w:rsidR="3B44CEFA">
        <w:rPr>
          <w:rFonts w:ascii="Times New Roman" w:hAnsi="Times New Roman" w:eastAsia="Times New Roman" w:cs="Times New Roman"/>
        </w:rPr>
        <w:t>ram</w:t>
      </w:r>
      <w:r w:rsidRPr="4C2D00C6">
        <w:rPr>
          <w:rFonts w:ascii="Times New Roman" w:hAnsi="Times New Roman" w:eastAsia="Times New Roman" w:cs="Times New Roman"/>
        </w:rPr>
        <w:t xml:space="preserve"> a fazer sentido as 4 componentes</w:t>
      </w:r>
      <w:r w:rsidRPr="4C2D00C6" w:rsidR="129DF60E">
        <w:rPr>
          <w:rFonts w:ascii="Times New Roman" w:hAnsi="Times New Roman" w:eastAsia="Times New Roman" w:cs="Times New Roman"/>
        </w:rPr>
        <w:t xml:space="preserve"> retidas</w:t>
      </w:r>
      <w:r w:rsidRPr="4C2D00C6">
        <w:rPr>
          <w:rFonts w:ascii="Times New Roman" w:hAnsi="Times New Roman" w:eastAsia="Times New Roman" w:cs="Times New Roman"/>
        </w:rPr>
        <w:t xml:space="preserve">, </w:t>
      </w:r>
      <w:r w:rsidRPr="4C2D00C6" w:rsidR="56AE51A3">
        <w:rPr>
          <w:rFonts w:ascii="Times New Roman" w:hAnsi="Times New Roman" w:eastAsia="Times New Roman" w:cs="Times New Roman"/>
        </w:rPr>
        <w:t>continuando as mesmas a representar as dimensões supramencionadas. Contudo a componente RC4, passou a ter apenas um pode explicativo de 7,9%</w:t>
      </w:r>
      <w:r w:rsidRPr="4C2D00C6" w:rsidR="00FDCBF2">
        <w:rPr>
          <w:rFonts w:ascii="Times New Roman" w:hAnsi="Times New Roman" w:eastAsia="Times New Roman" w:cs="Times New Roman"/>
        </w:rPr>
        <w:t>, pelo que para se garantir que as 4 componentes continuariam a fazer</w:t>
      </w:r>
      <w:r w:rsidRPr="4C2D00C6" w:rsidR="71CB6C55">
        <w:rPr>
          <w:rFonts w:ascii="Times New Roman" w:hAnsi="Times New Roman" w:eastAsia="Times New Roman" w:cs="Times New Roman"/>
        </w:rPr>
        <w:t xml:space="preserve"> sentido decidiu verificar-se se faria mais sentido manter apenas 3 componentes. </w:t>
      </w:r>
      <w:r w:rsidRPr="5949E0E1" w:rsidR="325557D6">
        <w:rPr>
          <w:rFonts w:ascii="Times New Roman" w:hAnsi="Times New Roman" w:eastAsia="Times New Roman" w:cs="Times New Roman"/>
        </w:rPr>
        <w:t>Relativamente às</w:t>
      </w:r>
      <w:r w:rsidRPr="5949E0E1" w:rsidR="23916DD7">
        <w:rPr>
          <w:rFonts w:ascii="Times New Roman" w:hAnsi="Times New Roman" w:eastAsia="Times New Roman" w:cs="Times New Roman"/>
        </w:rPr>
        <w:t xml:space="preserve"> comunalidades</w:t>
      </w:r>
      <w:r w:rsidRPr="5949E0E1" w:rsidR="7C12D399">
        <w:rPr>
          <w:rFonts w:ascii="Times New Roman" w:hAnsi="Times New Roman" w:eastAsia="Times New Roman" w:cs="Times New Roman"/>
        </w:rPr>
        <w:t xml:space="preserve">, para as 4 componentes estas </w:t>
      </w:r>
      <w:r w:rsidRPr="5949E0E1" w:rsidR="23916DD7">
        <w:rPr>
          <w:rFonts w:ascii="Times New Roman" w:hAnsi="Times New Roman" w:eastAsia="Times New Roman" w:cs="Times New Roman"/>
        </w:rPr>
        <w:t xml:space="preserve">mantiveram-se também </w:t>
      </w:r>
      <w:r w:rsidRPr="5949E0E1" w:rsidR="4BFA3968">
        <w:rPr>
          <w:rFonts w:ascii="Times New Roman" w:hAnsi="Times New Roman" w:eastAsia="Times New Roman" w:cs="Times New Roman"/>
        </w:rPr>
        <w:t xml:space="preserve">com bons valores sendo que nenhuma apresentou valores abaixo de 50% (Anexo </w:t>
      </w:r>
      <w:r w:rsidRPr="128F89D6" w:rsidR="4BFA3968">
        <w:rPr>
          <w:rFonts w:ascii="Times New Roman" w:hAnsi="Times New Roman" w:eastAsia="Times New Roman" w:cs="Times New Roman"/>
        </w:rPr>
        <w:t>1</w:t>
      </w:r>
      <w:r w:rsidRPr="128F89D6" w:rsidR="67D501C8">
        <w:rPr>
          <w:rFonts w:ascii="Times New Roman" w:hAnsi="Times New Roman" w:eastAsia="Times New Roman" w:cs="Times New Roman"/>
        </w:rPr>
        <w:t>6</w:t>
      </w:r>
      <w:r w:rsidRPr="5949E0E1" w:rsidR="4BFA3968">
        <w:rPr>
          <w:rFonts w:ascii="Times New Roman" w:hAnsi="Times New Roman" w:eastAsia="Times New Roman" w:cs="Times New Roman"/>
        </w:rPr>
        <w:t>).</w:t>
      </w:r>
    </w:p>
    <w:p w:rsidR="4BFA3968" w:rsidP="5949E0E1" w:rsidRDefault="4BFA3968" w14:paraId="2225CC76" w14:textId="6546E546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5949E0E1">
        <w:rPr>
          <w:rFonts w:ascii="Times New Roman" w:hAnsi="Times New Roman" w:eastAsia="Times New Roman" w:cs="Times New Roman"/>
        </w:rPr>
        <w:t>Desta forma, fazendo a análise com apenas 3</w:t>
      </w:r>
      <w:r w:rsidRPr="5B94767E">
        <w:rPr>
          <w:rFonts w:ascii="Times New Roman" w:hAnsi="Times New Roman" w:eastAsia="Times New Roman" w:cs="Times New Roman"/>
        </w:rPr>
        <w:t xml:space="preserve"> componentes</w:t>
      </w:r>
      <w:r w:rsidRPr="4BA64BEE" w:rsidR="06955B2E">
        <w:rPr>
          <w:rFonts w:ascii="Times New Roman" w:hAnsi="Times New Roman" w:eastAsia="Times New Roman" w:cs="Times New Roman"/>
        </w:rPr>
        <w:t xml:space="preserve">, foi possível concluir que a variabilidade dos dados </w:t>
      </w:r>
      <w:r w:rsidRPr="010D3728" w:rsidR="06955B2E">
        <w:rPr>
          <w:rFonts w:ascii="Times New Roman" w:hAnsi="Times New Roman" w:eastAsia="Times New Roman" w:cs="Times New Roman"/>
        </w:rPr>
        <w:t xml:space="preserve">face aos dados originais manteve-se </w:t>
      </w:r>
      <w:r w:rsidRPr="5AE2CAD0" w:rsidR="06955B2E">
        <w:rPr>
          <w:rFonts w:ascii="Times New Roman" w:hAnsi="Times New Roman" w:eastAsia="Times New Roman" w:cs="Times New Roman"/>
        </w:rPr>
        <w:t xml:space="preserve">muito </w:t>
      </w:r>
      <w:r w:rsidRPr="157E8057" w:rsidR="06955B2E">
        <w:rPr>
          <w:rFonts w:ascii="Times New Roman" w:hAnsi="Times New Roman" w:eastAsia="Times New Roman" w:cs="Times New Roman"/>
        </w:rPr>
        <w:t>similar</w:t>
      </w:r>
      <w:r w:rsidRPr="1D194324" w:rsidR="06955B2E">
        <w:rPr>
          <w:rFonts w:ascii="Times New Roman" w:hAnsi="Times New Roman" w:eastAsia="Times New Roman" w:cs="Times New Roman"/>
        </w:rPr>
        <w:t xml:space="preserve"> </w:t>
      </w:r>
      <w:r w:rsidRPr="1E528D98" w:rsidR="06955B2E">
        <w:rPr>
          <w:rFonts w:ascii="Times New Roman" w:hAnsi="Times New Roman" w:eastAsia="Times New Roman" w:cs="Times New Roman"/>
        </w:rPr>
        <w:t xml:space="preserve">ao cenário com 4 componentes (73,4% </w:t>
      </w:r>
      <w:r w:rsidRPr="6BB8EECA" w:rsidR="06955B2E">
        <w:rPr>
          <w:rFonts w:ascii="Times New Roman" w:hAnsi="Times New Roman" w:eastAsia="Times New Roman" w:cs="Times New Roman"/>
        </w:rPr>
        <w:t xml:space="preserve">conforme Anexo </w:t>
      </w:r>
      <w:r w:rsidRPr="6D0C8A41" w:rsidR="06955B2E">
        <w:rPr>
          <w:rFonts w:ascii="Times New Roman" w:hAnsi="Times New Roman" w:eastAsia="Times New Roman" w:cs="Times New Roman"/>
        </w:rPr>
        <w:t>1</w:t>
      </w:r>
      <w:r w:rsidR="00520EAC">
        <w:rPr>
          <w:rFonts w:ascii="Times New Roman" w:hAnsi="Times New Roman" w:eastAsia="Times New Roman" w:cs="Times New Roman"/>
        </w:rPr>
        <w:t>7</w:t>
      </w:r>
      <w:r w:rsidRPr="6D0C8A41" w:rsidR="06955B2E">
        <w:rPr>
          <w:rFonts w:ascii="Times New Roman" w:hAnsi="Times New Roman" w:eastAsia="Times New Roman" w:cs="Times New Roman"/>
        </w:rPr>
        <w:t>).</w:t>
      </w:r>
      <w:r w:rsidRPr="2F56334B" w:rsidR="06955B2E">
        <w:rPr>
          <w:rFonts w:ascii="Times New Roman" w:hAnsi="Times New Roman" w:eastAsia="Times New Roman" w:cs="Times New Roman"/>
        </w:rPr>
        <w:t xml:space="preserve"> </w:t>
      </w:r>
      <w:r w:rsidRPr="3ACE34FC" w:rsidR="06955B2E">
        <w:rPr>
          <w:rFonts w:ascii="Times New Roman" w:hAnsi="Times New Roman" w:eastAsia="Times New Roman" w:cs="Times New Roman"/>
        </w:rPr>
        <w:t>Contudo</w:t>
      </w:r>
      <w:r w:rsidRPr="3ACE34FC" w:rsidR="5744B189">
        <w:rPr>
          <w:rFonts w:ascii="Times New Roman" w:hAnsi="Times New Roman" w:eastAsia="Times New Roman" w:cs="Times New Roman"/>
        </w:rPr>
        <w:t xml:space="preserve"> com base nas comunilidades relativas à análise com apenas 3 componentes (Anexo 1</w:t>
      </w:r>
      <w:r w:rsidR="00520EAC">
        <w:rPr>
          <w:rFonts w:ascii="Times New Roman" w:hAnsi="Times New Roman" w:eastAsia="Times New Roman" w:cs="Times New Roman"/>
        </w:rPr>
        <w:t>8</w:t>
      </w:r>
      <w:r w:rsidRPr="3ACE34FC" w:rsidR="5744B189">
        <w:rPr>
          <w:rFonts w:ascii="Times New Roman" w:hAnsi="Times New Roman" w:eastAsia="Times New Roman" w:cs="Times New Roman"/>
        </w:rPr>
        <w:t xml:space="preserve">), </w:t>
      </w:r>
      <w:r w:rsidRPr="3ACE34FC" w:rsidR="4E07036A">
        <w:rPr>
          <w:rFonts w:ascii="Times New Roman" w:hAnsi="Times New Roman" w:eastAsia="Times New Roman" w:cs="Times New Roman"/>
        </w:rPr>
        <w:t xml:space="preserve">concluiu-se que a informação retida por variável desceu bastante em algumas variáveis, tendo a variável </w:t>
      </w:r>
      <w:r w:rsidRPr="3ACE34FC" w:rsidR="4E07036A">
        <w:rPr>
          <w:rFonts w:ascii="Times New Roman" w:hAnsi="Times New Roman" w:eastAsia="Times New Roman" w:cs="Times New Roman"/>
          <w:i/>
          <w:iCs/>
        </w:rPr>
        <w:t>Taxa_trans_concl_ESEC</w:t>
      </w:r>
      <w:r w:rsidRPr="3ACE34FC" w:rsidR="4E07036A">
        <w:rPr>
          <w:rFonts w:ascii="Times New Roman" w:hAnsi="Times New Roman" w:eastAsia="Times New Roman" w:cs="Times New Roman"/>
        </w:rPr>
        <w:t xml:space="preserve"> sido a mais afetada,</w:t>
      </w:r>
      <w:r w:rsidRPr="3ACE34FC" w:rsidR="496468CC">
        <w:rPr>
          <w:rFonts w:ascii="Times New Roman" w:hAnsi="Times New Roman" w:eastAsia="Times New Roman" w:cs="Times New Roman"/>
        </w:rPr>
        <w:t xml:space="preserve"> </w:t>
      </w:r>
      <w:r w:rsidRPr="47FA79D1" w:rsidR="496468CC">
        <w:rPr>
          <w:rFonts w:ascii="Times New Roman" w:hAnsi="Times New Roman" w:eastAsia="Times New Roman" w:cs="Times New Roman"/>
        </w:rPr>
        <w:t>passando apenas a ser explicada em 17% face à variável orignal.</w:t>
      </w:r>
    </w:p>
    <w:p w:rsidR="496468CC" w:rsidP="47FA79D1" w:rsidRDefault="496468CC" w14:paraId="551AC945" w14:textId="0CE3FC04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764E8D4C">
        <w:rPr>
          <w:rFonts w:ascii="Times New Roman" w:hAnsi="Times New Roman" w:eastAsia="Times New Roman" w:cs="Times New Roman"/>
        </w:rPr>
        <w:t xml:space="preserve">Por isto, decidiu manter-se 4 componentes, dado que a retirada de uma componente sugeriu retirar mais uma variável ao </w:t>
      </w:r>
      <w:r w:rsidRPr="764E8D4C">
        <w:rPr>
          <w:rFonts w:ascii="Times New Roman" w:hAnsi="Times New Roman" w:eastAsia="Times New Roman" w:cs="Times New Roman"/>
          <w:i/>
          <w:iCs/>
        </w:rPr>
        <w:t>Data</w:t>
      </w:r>
      <w:r w:rsidRPr="764E8D4C" w:rsidR="2B6969B0">
        <w:rPr>
          <w:rFonts w:ascii="Times New Roman" w:hAnsi="Times New Roman" w:eastAsia="Times New Roman" w:cs="Times New Roman"/>
          <w:i/>
          <w:iCs/>
        </w:rPr>
        <w:t xml:space="preserve">Set </w:t>
      </w:r>
      <w:r w:rsidRPr="764E8D4C" w:rsidR="2B6969B0">
        <w:rPr>
          <w:rFonts w:ascii="Times New Roman" w:hAnsi="Times New Roman" w:eastAsia="Times New Roman" w:cs="Times New Roman"/>
        </w:rPr>
        <w:t>e reduziu a informação retida por variável.</w:t>
      </w:r>
      <w:r w:rsidRPr="764E8D4C" w:rsidR="05F6CC26">
        <w:rPr>
          <w:rFonts w:ascii="Times New Roman" w:hAnsi="Times New Roman" w:eastAsia="Times New Roman" w:cs="Times New Roman"/>
        </w:rPr>
        <w:t xml:space="preserve"> </w:t>
      </w:r>
      <w:r w:rsidRPr="673A8292" w:rsidR="05F6CC26">
        <w:rPr>
          <w:rFonts w:ascii="Times New Roman" w:hAnsi="Times New Roman" w:eastAsia="Times New Roman" w:cs="Times New Roman"/>
        </w:rPr>
        <w:t xml:space="preserve">Para além disso, considerou-se relevante manter a quarta componente dada a sua relevância para explicar a dimensão mais ligada a questões de rendimento e habitação, que </w:t>
      </w:r>
      <w:r w:rsidRPr="673A8292" w:rsidR="15CC67E5">
        <w:rPr>
          <w:rFonts w:ascii="Times New Roman" w:hAnsi="Times New Roman" w:eastAsia="Times New Roman" w:cs="Times New Roman"/>
        </w:rPr>
        <w:t>nenhuma das outras componentes conseguiu explicar tão bem.</w:t>
      </w:r>
    </w:p>
    <w:p w:rsidRPr="00E6118E" w:rsidR="51212BAC" w:rsidP="128F89D6" w:rsidRDefault="15CC67E5" w14:paraId="1583603B" w14:textId="40BF5B92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0E692274">
        <w:rPr>
          <w:rFonts w:ascii="Times New Roman" w:hAnsi="Times New Roman" w:eastAsia="Times New Roman" w:cs="Times New Roman"/>
        </w:rPr>
        <w:t xml:space="preserve">Finda a análise, procedeu-se à gravação dos scores e atribuição dos nomes a cada componente. </w:t>
      </w:r>
      <w:r w:rsidRPr="3A20CD3C" w:rsidR="45CB3385">
        <w:rPr>
          <w:rFonts w:ascii="Times New Roman" w:hAnsi="Times New Roman" w:eastAsia="Times New Roman" w:cs="Times New Roman"/>
        </w:rPr>
        <w:t xml:space="preserve">Dado tudo o que foi dito acima, </w:t>
      </w:r>
      <w:r w:rsidRPr="3F3A8890" w:rsidR="45CB3385">
        <w:rPr>
          <w:rFonts w:ascii="Times New Roman" w:hAnsi="Times New Roman" w:eastAsia="Times New Roman" w:cs="Times New Roman"/>
        </w:rPr>
        <w:t xml:space="preserve">decidiu </w:t>
      </w:r>
      <w:r w:rsidRPr="69396C8D" w:rsidR="45CB3385">
        <w:rPr>
          <w:rFonts w:ascii="Times New Roman" w:hAnsi="Times New Roman" w:eastAsia="Times New Roman" w:cs="Times New Roman"/>
        </w:rPr>
        <w:t>atribuir</w:t>
      </w:r>
      <w:r w:rsidRPr="69396C8D" w:rsidR="36E4E155">
        <w:rPr>
          <w:rFonts w:ascii="Times New Roman" w:hAnsi="Times New Roman" w:eastAsia="Times New Roman" w:cs="Times New Roman"/>
        </w:rPr>
        <w:t>-</w:t>
      </w:r>
      <w:r w:rsidRPr="69396C8D" w:rsidR="45CB3385">
        <w:rPr>
          <w:rFonts w:ascii="Times New Roman" w:hAnsi="Times New Roman" w:eastAsia="Times New Roman" w:cs="Times New Roman"/>
        </w:rPr>
        <w:t>se</w:t>
      </w:r>
      <w:r w:rsidRPr="69396C8D" w:rsidR="18434121">
        <w:rPr>
          <w:rFonts w:ascii="Times New Roman" w:hAnsi="Times New Roman" w:eastAsia="Times New Roman" w:cs="Times New Roman"/>
        </w:rPr>
        <w:t xml:space="preserve"> à primeira componente o nome de Empresas, </w:t>
      </w:r>
      <w:r w:rsidRPr="0D4B0A24" w:rsidR="18434121">
        <w:rPr>
          <w:rFonts w:ascii="Times New Roman" w:hAnsi="Times New Roman" w:eastAsia="Times New Roman" w:cs="Times New Roman"/>
        </w:rPr>
        <w:t>à segunda componente Subsidios, à terceira componente</w:t>
      </w:r>
      <w:r w:rsidRPr="3624753A" w:rsidR="315F13BA">
        <w:rPr>
          <w:rFonts w:ascii="Times New Roman" w:hAnsi="Times New Roman" w:eastAsia="Times New Roman" w:cs="Times New Roman"/>
        </w:rPr>
        <w:t xml:space="preserve"> </w:t>
      </w:r>
      <w:r w:rsidRPr="3B6DA1AF" w:rsidR="315F13BA">
        <w:rPr>
          <w:rFonts w:ascii="Times New Roman" w:hAnsi="Times New Roman" w:eastAsia="Times New Roman" w:cs="Times New Roman"/>
        </w:rPr>
        <w:t xml:space="preserve">Trabalhadores, e à última componente Rendimento_Habitacao. Assim deu-se por terminada a PCA e procedeu-se para o </w:t>
      </w:r>
      <w:r w:rsidRPr="3B6DA1AF" w:rsidR="315F13BA">
        <w:rPr>
          <w:rFonts w:ascii="Times New Roman" w:hAnsi="Times New Roman" w:eastAsia="Times New Roman" w:cs="Times New Roman"/>
          <w:i/>
          <w:iCs/>
        </w:rPr>
        <w:t>clustering</w:t>
      </w:r>
      <w:r w:rsidRPr="128F89D6" w:rsidR="315F13BA">
        <w:rPr>
          <w:rFonts w:ascii="Times New Roman" w:hAnsi="Times New Roman" w:eastAsia="Times New Roman" w:cs="Times New Roman"/>
          <w:i/>
        </w:rPr>
        <w:t>.</w:t>
      </w:r>
    </w:p>
    <w:p w:rsidRPr="002D39D1" w:rsidR="37805612" w:rsidP="00F24454" w:rsidRDefault="37805612" w14:paraId="0D806F77" w14:textId="4A6E24F1">
      <w:pPr>
        <w:pStyle w:val="Heading1"/>
        <w:spacing w:line="360" w:lineRule="auto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41281952" w:id="256926096"/>
      <w:r w:rsidRPr="44393C55" w:rsidR="0C218F2D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3. </w:t>
      </w:r>
      <w:r w:rsidRPr="44393C55" w:rsidR="0C218F2D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Clustering</w:t>
      </w:r>
      <w:bookmarkEnd w:id="256926096"/>
      <w:r w:rsidRPr="44393C55" w:rsidR="0C218F2D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</w:t>
      </w:r>
    </w:p>
    <w:p w:rsidR="30E93DA0" w:rsidP="00796A4B" w:rsidRDefault="30E93DA0" w14:paraId="459F8D96" w14:textId="4822FDF3">
      <w:pPr>
        <w:pStyle w:val="Heading2"/>
        <w:spacing w:line="360" w:lineRule="auto"/>
        <w:ind w:firstLine="708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2063809004" w:id="996919454"/>
      <w:r w:rsidRPr="44393C55" w:rsidR="182DE610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3.1 Método Hier</w:t>
      </w:r>
      <w:r w:rsidRPr="44393C55" w:rsidR="15CDE87E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á</w:t>
      </w:r>
      <w:r w:rsidRPr="44393C55" w:rsidR="182DE610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rquico</w:t>
      </w:r>
      <w:bookmarkEnd w:id="996919454"/>
      <w:r w:rsidRPr="44393C55" w:rsidR="182DE610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</w:t>
      </w:r>
    </w:p>
    <w:p w:rsidR="002B47C0" w:rsidP="000B686A" w:rsidRDefault="000B3052" w14:paraId="48011378" w14:textId="3A92D70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34384B">
        <w:rPr>
          <w:rFonts w:ascii="Times New Roman" w:hAnsi="Times New Roman" w:cs="Times New Roman"/>
        </w:rPr>
        <w:t xml:space="preserve">O método </w:t>
      </w:r>
      <w:r w:rsidRPr="0034384B" w:rsidR="0034384B">
        <w:rPr>
          <w:rFonts w:ascii="Times New Roman" w:hAnsi="Times New Roman" w:cs="Times New Roman"/>
        </w:rPr>
        <w:t>Hierárquico</w:t>
      </w:r>
      <w:r w:rsidR="0034384B">
        <w:rPr>
          <w:rFonts w:ascii="Times New Roman" w:hAnsi="Times New Roman" w:cs="Times New Roman"/>
        </w:rPr>
        <w:t xml:space="preserve"> </w:t>
      </w:r>
      <w:r w:rsidR="005B4196">
        <w:rPr>
          <w:rFonts w:ascii="Times New Roman" w:hAnsi="Times New Roman" w:cs="Times New Roman"/>
        </w:rPr>
        <w:t xml:space="preserve">é um </w:t>
      </w:r>
      <w:r w:rsidR="001611E9">
        <w:rPr>
          <w:rFonts w:ascii="Times New Roman" w:hAnsi="Times New Roman" w:cs="Times New Roman"/>
        </w:rPr>
        <w:t>método de classificação não supervisionado que procura agrupar observações com base na sua similaridade, constr</w:t>
      </w:r>
      <w:r w:rsidR="00386568">
        <w:rPr>
          <w:rFonts w:ascii="Times New Roman" w:hAnsi="Times New Roman" w:cs="Times New Roman"/>
        </w:rPr>
        <w:t xml:space="preserve">uindo uma estrutura em forma de árvore </w:t>
      </w:r>
      <w:r w:rsidRPr="404121D6" w:rsidR="712165CA">
        <w:rPr>
          <w:rFonts w:ascii="Times New Roman" w:hAnsi="Times New Roman" w:cs="Times New Roman"/>
        </w:rPr>
        <w:t>(</w:t>
      </w:r>
      <w:r w:rsidR="00DF6287">
        <w:rPr>
          <w:rFonts w:ascii="Times New Roman" w:hAnsi="Times New Roman" w:cs="Times New Roman"/>
        </w:rPr>
        <w:t>dendrograma</w:t>
      </w:r>
      <w:r w:rsidRPr="404121D6" w:rsidR="24DA211B">
        <w:rPr>
          <w:rFonts w:ascii="Times New Roman" w:hAnsi="Times New Roman" w:cs="Times New Roman"/>
        </w:rPr>
        <w:t>)</w:t>
      </w:r>
      <w:r w:rsidRPr="404121D6" w:rsidR="00835E20">
        <w:rPr>
          <w:rFonts w:ascii="Times New Roman" w:hAnsi="Times New Roman" w:cs="Times New Roman"/>
        </w:rPr>
        <w:t>,</w:t>
      </w:r>
      <w:r w:rsidR="00835E20">
        <w:rPr>
          <w:rFonts w:ascii="Times New Roman" w:hAnsi="Times New Roman" w:cs="Times New Roman"/>
        </w:rPr>
        <w:t xml:space="preserve"> sem definir </w:t>
      </w:r>
      <w:r w:rsidRPr="404121D6" w:rsidR="01E5395B">
        <w:rPr>
          <w:rFonts w:ascii="Times New Roman" w:hAnsi="Times New Roman" w:cs="Times New Roman"/>
        </w:rPr>
        <w:t>à</w:t>
      </w:r>
      <w:r w:rsidR="00835E20">
        <w:rPr>
          <w:rFonts w:ascii="Times New Roman" w:hAnsi="Times New Roman" w:cs="Times New Roman"/>
        </w:rPr>
        <w:t xml:space="preserve"> </w:t>
      </w:r>
      <w:r w:rsidR="00835E20">
        <w:rPr>
          <w:rFonts w:ascii="Times New Roman" w:hAnsi="Times New Roman" w:cs="Times New Roman"/>
          <w:i/>
          <w:iCs/>
        </w:rPr>
        <w:t xml:space="preserve">priori </w:t>
      </w:r>
      <w:r w:rsidR="00835E20">
        <w:rPr>
          <w:rFonts w:ascii="Times New Roman" w:hAnsi="Times New Roman" w:cs="Times New Roman"/>
        </w:rPr>
        <w:t>o número de grupos.</w:t>
      </w:r>
    </w:p>
    <w:p w:rsidR="00F96433" w:rsidP="000B686A" w:rsidRDefault="000B7FE2" w14:paraId="7810A7DD" w14:textId="0D4E767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o agrupamento </w:t>
      </w:r>
      <w:r w:rsidR="001E76AE">
        <w:rPr>
          <w:rFonts w:ascii="Times New Roman" w:hAnsi="Times New Roman" w:cs="Times New Roman"/>
        </w:rPr>
        <w:t>dos municípios, recorreu</w:t>
      </w:r>
      <w:r w:rsidRPr="4D18B3B7" w:rsidR="52ECE829">
        <w:rPr>
          <w:rFonts w:ascii="Times New Roman" w:hAnsi="Times New Roman" w:cs="Times New Roman"/>
        </w:rPr>
        <w:t>-</w:t>
      </w:r>
      <w:r w:rsidRPr="4B2C4B0E" w:rsidR="52ECE829">
        <w:rPr>
          <w:rFonts w:ascii="Times New Roman" w:hAnsi="Times New Roman" w:cs="Times New Roman"/>
        </w:rPr>
        <w:t>se</w:t>
      </w:r>
      <w:r w:rsidR="001E76AE">
        <w:rPr>
          <w:rFonts w:ascii="Times New Roman" w:hAnsi="Times New Roman" w:cs="Times New Roman"/>
        </w:rPr>
        <w:t xml:space="preserve"> a</w:t>
      </w:r>
      <w:r w:rsidR="00835E51">
        <w:rPr>
          <w:rFonts w:ascii="Times New Roman" w:hAnsi="Times New Roman" w:cs="Times New Roman"/>
        </w:rPr>
        <w:t xml:space="preserve"> este método</w:t>
      </w:r>
      <w:r w:rsidRPr="4B2C4B0E" w:rsidR="3C623B77">
        <w:rPr>
          <w:rFonts w:ascii="Times New Roman" w:hAnsi="Times New Roman" w:cs="Times New Roman"/>
        </w:rPr>
        <w:t xml:space="preserve"> e</w:t>
      </w:r>
      <w:r w:rsidR="000B686A">
        <w:rPr>
          <w:rFonts w:ascii="Times New Roman" w:hAnsi="Times New Roman" w:cs="Times New Roman"/>
        </w:rPr>
        <w:t xml:space="preserve"> c</w:t>
      </w:r>
      <w:r w:rsidRPr="00235E3D" w:rsidR="00235E3D">
        <w:rPr>
          <w:rFonts w:ascii="Times New Roman" w:hAnsi="Times New Roman" w:cs="Times New Roman"/>
        </w:rPr>
        <w:t xml:space="preserve">omo critério de fusão, </w:t>
      </w:r>
      <w:r w:rsidR="000A419D">
        <w:rPr>
          <w:rFonts w:ascii="Times New Roman" w:hAnsi="Times New Roman" w:cs="Times New Roman"/>
        </w:rPr>
        <w:t>foi utilizado</w:t>
      </w:r>
      <w:r w:rsidRPr="00235E3D" w:rsidR="00235E3D">
        <w:rPr>
          <w:rFonts w:ascii="Times New Roman" w:hAnsi="Times New Roman" w:cs="Times New Roman"/>
        </w:rPr>
        <w:t xml:space="preserve"> o Método de </w:t>
      </w:r>
      <w:r w:rsidRPr="00235E3D" w:rsidR="00235E3D">
        <w:rPr>
          <w:rFonts w:ascii="Times New Roman" w:hAnsi="Times New Roman" w:cs="Times New Roman"/>
          <w:i/>
          <w:iCs/>
        </w:rPr>
        <w:t>Ward</w:t>
      </w:r>
      <w:r w:rsidRPr="00235E3D" w:rsidR="00235E3D">
        <w:rPr>
          <w:rFonts w:ascii="Times New Roman" w:hAnsi="Times New Roman" w:cs="Times New Roman"/>
        </w:rPr>
        <w:t xml:space="preserve">, utilizando a distância euclidiana quadrada sobre os </w:t>
      </w:r>
      <w:r w:rsidRPr="00235E3D" w:rsidR="00235E3D">
        <w:rPr>
          <w:rFonts w:ascii="Times New Roman" w:hAnsi="Times New Roman" w:cs="Times New Roman"/>
          <w:i/>
          <w:iCs/>
        </w:rPr>
        <w:t>scores</w:t>
      </w:r>
      <w:r w:rsidRPr="00235E3D" w:rsidR="00235E3D">
        <w:rPr>
          <w:rFonts w:ascii="Times New Roman" w:hAnsi="Times New Roman" w:cs="Times New Roman"/>
        </w:rPr>
        <w:t xml:space="preserve"> das componentes principais</w:t>
      </w:r>
      <w:r w:rsidR="00383800">
        <w:rPr>
          <w:rFonts w:ascii="Times New Roman" w:hAnsi="Times New Roman" w:cs="Times New Roman"/>
        </w:rPr>
        <w:t xml:space="preserve"> </w:t>
      </w:r>
      <w:r w:rsidRPr="00383800" w:rsidR="00383800">
        <w:rPr>
          <w:rFonts w:ascii="Times New Roman" w:hAnsi="Times New Roman" w:cs="Times New Roman"/>
        </w:rPr>
        <w:t>retidas na fase anterior (PCA), garantindo que a análise incidia sobre as variáveis latentes (estrutura subjacente) e não sobre dados redundantes</w:t>
      </w:r>
      <w:r w:rsidRPr="00235E3D" w:rsidR="00235E3D">
        <w:rPr>
          <w:rFonts w:ascii="Times New Roman" w:hAnsi="Times New Roman" w:cs="Times New Roman"/>
        </w:rPr>
        <w:t xml:space="preserve">. </w:t>
      </w:r>
    </w:p>
    <w:p w:rsidRPr="007A5824" w:rsidR="00545D55" w:rsidP="007A5824" w:rsidRDefault="00092929" w14:paraId="4877EF3A" w14:textId="520D74D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092929">
        <w:rPr>
          <w:rFonts w:ascii="Times New Roman" w:hAnsi="Times New Roman" w:cs="Times New Roman"/>
        </w:rPr>
        <w:t>A de</w:t>
      </w:r>
      <w:r w:rsidR="00B01C26">
        <w:rPr>
          <w:rFonts w:ascii="Times New Roman" w:hAnsi="Times New Roman" w:cs="Times New Roman"/>
        </w:rPr>
        <w:t>finição final</w:t>
      </w:r>
      <w:r w:rsidRPr="00092929">
        <w:rPr>
          <w:rFonts w:ascii="Times New Roman" w:hAnsi="Times New Roman" w:cs="Times New Roman"/>
        </w:rPr>
        <w:t xml:space="preserve"> do número de clusters (</w:t>
      </w:r>
      <w:r>
        <w:rPr>
          <w:rFonts w:ascii="Times New Roman" w:hAnsi="Times New Roman" w:cs="Times New Roman"/>
        </w:rPr>
        <w:t>K</w:t>
      </w:r>
      <w:r w:rsidRPr="00092929">
        <w:rPr>
          <w:rFonts w:ascii="Times New Roman" w:hAnsi="Times New Roman" w:cs="Times New Roman"/>
        </w:rPr>
        <w:t>=3) resultou da análise visual do dendrograma</w:t>
      </w:r>
      <w:r w:rsidRPr="6DD60563" w:rsidR="7894B5C6">
        <w:rPr>
          <w:rFonts w:ascii="Times New Roman" w:hAnsi="Times New Roman" w:cs="Times New Roman"/>
        </w:rPr>
        <w:t>, conforme</w:t>
      </w:r>
      <w:r w:rsidR="00EC189E">
        <w:rPr>
          <w:rFonts w:ascii="Times New Roman" w:hAnsi="Times New Roman" w:cs="Times New Roman"/>
        </w:rPr>
        <w:t xml:space="preserve"> </w:t>
      </w:r>
      <w:r w:rsidRPr="73FBB5AA" w:rsidR="09653106">
        <w:rPr>
          <w:rFonts w:ascii="Times New Roman" w:hAnsi="Times New Roman" w:cs="Times New Roman"/>
        </w:rPr>
        <w:t>A</w:t>
      </w:r>
      <w:r w:rsidRPr="73FBB5AA" w:rsidR="00EC189E">
        <w:rPr>
          <w:rFonts w:ascii="Times New Roman" w:hAnsi="Times New Roman" w:cs="Times New Roman"/>
        </w:rPr>
        <w:t>nexo</w:t>
      </w:r>
      <w:r w:rsidR="00EC189E">
        <w:rPr>
          <w:rFonts w:ascii="Times New Roman" w:hAnsi="Times New Roman" w:cs="Times New Roman"/>
        </w:rPr>
        <w:t xml:space="preserve"> </w:t>
      </w:r>
      <w:r w:rsidR="007A5824">
        <w:rPr>
          <w:rFonts w:ascii="Times New Roman" w:hAnsi="Times New Roman" w:cs="Times New Roman"/>
        </w:rPr>
        <w:t>19</w:t>
      </w:r>
      <w:r w:rsidRPr="00092929">
        <w:rPr>
          <w:rFonts w:ascii="Times New Roman" w:hAnsi="Times New Roman" w:cs="Times New Roman"/>
        </w:rPr>
        <w:t>. Observou-se que este corte proporcionava o melhor compromisso entre a homogeneidade dentro dos grupos e a distinção entre eles, evitando uma fragmentação excessiva da amostra.</w:t>
      </w:r>
      <w:r w:rsidR="00962215">
        <w:rPr>
          <w:rFonts w:ascii="Times New Roman" w:hAnsi="Times New Roman" w:cs="Times New Roman"/>
        </w:rPr>
        <w:t xml:space="preserve"> </w:t>
      </w:r>
    </w:p>
    <w:p w:rsidRPr="0034384B" w:rsidR="00806799" w:rsidP="0036523E" w:rsidRDefault="00C807C5" w14:paraId="0DE78E96" w14:textId="7041C335">
      <w:pPr>
        <w:spacing w:line="360" w:lineRule="auto"/>
        <w:ind w:firstLine="708"/>
        <w:jc w:val="both"/>
        <w:rPr>
          <w:rFonts w:ascii="Times New Roman" w:hAnsi="Times New Roman" w:cs="Times New Roman"/>
          <w:noProof/>
        </w:rPr>
      </w:pPr>
      <w:r w:rsidRPr="00C807C5">
        <w:rPr>
          <w:rFonts w:ascii="Times New Roman" w:hAnsi="Times New Roman" w:cs="Times New Roman"/>
          <w:noProof/>
        </w:rPr>
        <w:t>A validação dos resultados foi efetuada através da projeção dos municípios no plano fatorial das duas primeiras componentes (PC1 – Empresa</w:t>
      </w:r>
      <w:r w:rsidR="003F752A">
        <w:rPr>
          <w:rFonts w:ascii="Times New Roman" w:hAnsi="Times New Roman" w:cs="Times New Roman"/>
          <w:noProof/>
        </w:rPr>
        <w:t>s</w:t>
      </w:r>
      <w:r w:rsidRPr="00C807C5">
        <w:rPr>
          <w:rFonts w:ascii="Times New Roman" w:hAnsi="Times New Roman" w:cs="Times New Roman"/>
          <w:noProof/>
        </w:rPr>
        <w:t xml:space="preserve"> vs. PC2 – Subsídios</w:t>
      </w:r>
      <w:r w:rsidRPr="25206609">
        <w:rPr>
          <w:rFonts w:ascii="Times New Roman" w:hAnsi="Times New Roman" w:cs="Times New Roman"/>
          <w:noProof/>
        </w:rPr>
        <w:t>)</w:t>
      </w:r>
      <w:r w:rsidRPr="25206609" w:rsidR="322D6BF1">
        <w:rPr>
          <w:rFonts w:ascii="Times New Roman" w:hAnsi="Times New Roman" w:cs="Times New Roman"/>
          <w:noProof/>
        </w:rPr>
        <w:t>,</w:t>
      </w:r>
      <w:r w:rsidRPr="25206609" w:rsidR="003F752A">
        <w:rPr>
          <w:rFonts w:ascii="Times New Roman" w:hAnsi="Times New Roman" w:cs="Times New Roman"/>
          <w:noProof/>
        </w:rPr>
        <w:t xml:space="preserve"> </w:t>
      </w:r>
      <w:r w:rsidRPr="25206609" w:rsidR="6103D781">
        <w:rPr>
          <w:rFonts w:ascii="Times New Roman" w:hAnsi="Times New Roman" w:cs="Times New Roman"/>
          <w:noProof/>
        </w:rPr>
        <w:t>conforme A</w:t>
      </w:r>
      <w:r w:rsidRPr="25206609" w:rsidR="00093B7A">
        <w:rPr>
          <w:rFonts w:ascii="Times New Roman" w:hAnsi="Times New Roman" w:cs="Times New Roman"/>
          <w:noProof/>
        </w:rPr>
        <w:t>nexo</w:t>
      </w:r>
      <w:r w:rsidR="00093B7A">
        <w:rPr>
          <w:rFonts w:ascii="Times New Roman" w:hAnsi="Times New Roman" w:cs="Times New Roman"/>
          <w:noProof/>
        </w:rPr>
        <w:t xml:space="preserve"> </w:t>
      </w:r>
      <w:r w:rsidR="00845CD1">
        <w:rPr>
          <w:rFonts w:ascii="Times New Roman" w:hAnsi="Times New Roman" w:cs="Times New Roman"/>
          <w:noProof/>
        </w:rPr>
        <w:t>20</w:t>
      </w:r>
      <w:r w:rsidRPr="00C807C5">
        <w:rPr>
          <w:rFonts w:ascii="Times New Roman" w:hAnsi="Times New Roman" w:cs="Times New Roman"/>
          <w:noProof/>
        </w:rPr>
        <w:t xml:space="preserve">. </w:t>
      </w:r>
      <w:r w:rsidR="00093B7A">
        <w:rPr>
          <w:rFonts w:ascii="Times New Roman" w:hAnsi="Times New Roman" w:cs="Times New Roman"/>
          <w:noProof/>
        </w:rPr>
        <w:t>A</w:t>
      </w:r>
      <w:r w:rsidRPr="00C807C5">
        <w:rPr>
          <w:rFonts w:ascii="Times New Roman" w:hAnsi="Times New Roman" w:cs="Times New Roman"/>
          <w:noProof/>
        </w:rPr>
        <w:t xml:space="preserve"> visualização gráfica </w:t>
      </w:r>
      <w:r w:rsidRPr="25206609">
        <w:rPr>
          <w:rFonts w:ascii="Times New Roman" w:hAnsi="Times New Roman" w:cs="Times New Roman"/>
          <w:noProof/>
        </w:rPr>
        <w:t>permit</w:t>
      </w:r>
      <w:r w:rsidRPr="25206609" w:rsidR="053A3585">
        <w:rPr>
          <w:rFonts w:ascii="Times New Roman" w:hAnsi="Times New Roman" w:cs="Times New Roman"/>
          <w:noProof/>
        </w:rPr>
        <w:t>iu</w:t>
      </w:r>
      <w:r w:rsidRPr="00C807C5">
        <w:rPr>
          <w:rFonts w:ascii="Times New Roman" w:hAnsi="Times New Roman" w:cs="Times New Roman"/>
          <w:noProof/>
        </w:rPr>
        <w:t xml:space="preserve"> confirmar a coerência dos três clusters sugeridos pelo método hierárquico.</w:t>
      </w:r>
    </w:p>
    <w:p w:rsidR="30E93DA0" w:rsidP="004952CD" w:rsidRDefault="30E93DA0" w14:paraId="4B9D7100" w14:textId="79CA45A9">
      <w:pPr>
        <w:pStyle w:val="Heading2"/>
        <w:spacing w:line="360" w:lineRule="auto"/>
        <w:ind w:firstLine="708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797591520" w:id="139321146"/>
      <w:r w:rsidRPr="44393C55" w:rsidR="182DE610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3.2 Método de Partição</w:t>
      </w:r>
      <w:bookmarkEnd w:id="139321146"/>
      <w:r w:rsidRPr="44393C55" w:rsidR="182DE610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</w:t>
      </w:r>
    </w:p>
    <w:p w:rsidRPr="00EB35AD" w:rsidR="00F66507" w:rsidP="004952CD" w:rsidRDefault="004C503D" w14:paraId="14A3E602" w14:textId="13FFA87B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</w:t>
      </w:r>
      <w:r w:rsidRPr="00EB35AD" w:rsidR="00F66507">
        <w:rPr>
          <w:rFonts w:ascii="Times New Roman" w:hAnsi="Times New Roman" w:cs="Times New Roman"/>
        </w:rPr>
        <w:t xml:space="preserve">método de partição </w:t>
      </w:r>
      <w:r w:rsidRPr="00FD46E8" w:rsidR="00F66507">
        <w:rPr>
          <w:rFonts w:ascii="Times New Roman" w:hAnsi="Times New Roman" w:cs="Times New Roman"/>
          <w:i/>
          <w:iCs/>
        </w:rPr>
        <w:t>K-</w:t>
      </w:r>
      <w:r w:rsidRPr="25206609" w:rsidR="00F66507">
        <w:rPr>
          <w:rFonts w:ascii="Times New Roman" w:hAnsi="Times New Roman" w:cs="Times New Roman"/>
          <w:i/>
          <w:iCs/>
        </w:rPr>
        <w:t>means</w:t>
      </w:r>
      <w:r w:rsidRPr="25206609" w:rsidR="4BB105C1">
        <w:rPr>
          <w:rFonts w:ascii="Times New Roman" w:hAnsi="Times New Roman" w:cs="Times New Roman"/>
          <w:i/>
          <w:iCs/>
        </w:rPr>
        <w:t>i</w:t>
      </w:r>
      <w:r w:rsidRPr="51CAEFF9" w:rsidR="4BB105C1">
        <w:rPr>
          <w:rFonts w:ascii="Times New Roman" w:hAnsi="Times New Roman" w:cs="Times New Roman"/>
          <w:i/>
          <w:iCs/>
        </w:rPr>
        <w:t>,</w:t>
      </w:r>
      <w:r w:rsidRPr="00EB35AD" w:rsidR="00F66507">
        <w:rPr>
          <w:rFonts w:ascii="Times New Roman" w:hAnsi="Times New Roman" w:cs="Times New Roman"/>
        </w:rPr>
        <w:t xml:space="preserve"> foi aplicado aos </w:t>
      </w:r>
      <w:r w:rsidRPr="00FD46E8" w:rsidR="00F66507">
        <w:rPr>
          <w:rFonts w:ascii="Times New Roman" w:hAnsi="Times New Roman" w:cs="Times New Roman"/>
          <w:i/>
          <w:iCs/>
        </w:rPr>
        <w:t>scores</w:t>
      </w:r>
      <w:r w:rsidRPr="00EB35AD" w:rsidR="00F66507">
        <w:rPr>
          <w:rFonts w:ascii="Times New Roman" w:hAnsi="Times New Roman" w:cs="Times New Roman"/>
        </w:rPr>
        <w:t xml:space="preserve"> das componentes principais retidas na fase anterior (PCA), com o objetivo de segmentar os municípios em grupos homogéneos, maximizando a semelhança intra-cluster e a dissimilaridade inter-cluster. Tal como no método hierárquico, a utilização dos </w:t>
      </w:r>
      <w:r w:rsidRPr="00FD46E8" w:rsidR="00F66507">
        <w:rPr>
          <w:rFonts w:ascii="Times New Roman" w:hAnsi="Times New Roman" w:cs="Times New Roman"/>
          <w:i/>
          <w:iCs/>
        </w:rPr>
        <w:t>scores</w:t>
      </w:r>
      <w:r w:rsidRPr="00EB35AD" w:rsidR="00F66507">
        <w:rPr>
          <w:rFonts w:ascii="Times New Roman" w:hAnsi="Times New Roman" w:cs="Times New Roman"/>
        </w:rPr>
        <w:t xml:space="preserve"> das componentes principais permitiu reduzir a redundância entre variáveis e concentrar a análise na estrutura latente dos dados.</w:t>
      </w:r>
    </w:p>
    <w:p w:rsidRPr="00F66507" w:rsidR="003B5719" w:rsidP="00250EEC" w:rsidRDefault="00F66507" w14:paraId="7FED0F69" w14:textId="36C66B7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6507">
        <w:rPr>
          <w:rFonts w:ascii="Times New Roman" w:hAnsi="Times New Roman" w:cs="Times New Roman"/>
        </w:rPr>
        <w:t xml:space="preserve">A escolha do número de </w:t>
      </w:r>
      <w:r w:rsidRPr="00FD46E8">
        <w:rPr>
          <w:rFonts w:ascii="Times New Roman" w:hAnsi="Times New Roman" w:cs="Times New Roman"/>
          <w:i/>
          <w:iCs/>
        </w:rPr>
        <w:t>clusters</w:t>
      </w:r>
      <w:r w:rsidRPr="00F66507">
        <w:rPr>
          <w:rFonts w:ascii="Times New Roman" w:hAnsi="Times New Roman" w:cs="Times New Roman"/>
        </w:rPr>
        <w:t xml:space="preserve"> foi fundamentada através do método do cotovelo, baseado na evolução da soma dos quadrados intra-cluster (</w:t>
      </w:r>
      <w:r w:rsidRPr="00E352E3">
        <w:rPr>
          <w:rFonts w:ascii="Times New Roman" w:hAnsi="Times New Roman" w:cs="Times New Roman"/>
          <w:i/>
          <w:iCs/>
        </w:rPr>
        <w:t>Within-Cluster Sum of Squares – WSS</w:t>
      </w:r>
      <w:r w:rsidRPr="00F66507">
        <w:rPr>
          <w:rFonts w:ascii="Times New Roman" w:hAnsi="Times New Roman" w:cs="Times New Roman"/>
        </w:rPr>
        <w:t xml:space="preserve">). A análise do gráfico correspondente (Anexo </w:t>
      </w:r>
      <w:r w:rsidR="00861A34">
        <w:rPr>
          <w:rFonts w:ascii="Times New Roman" w:hAnsi="Times New Roman" w:cs="Times New Roman"/>
        </w:rPr>
        <w:t>21</w:t>
      </w:r>
      <w:r w:rsidRPr="00F66507">
        <w:rPr>
          <w:rFonts w:ascii="Times New Roman" w:hAnsi="Times New Roman" w:cs="Times New Roman"/>
        </w:rPr>
        <w:t xml:space="preserve">) revela uma diminuição acentuada do WSS até </w:t>
      </w:r>
      <w:r w:rsidR="00EB35AD">
        <w:rPr>
          <w:rFonts w:ascii="Times New Roman" w:hAnsi="Times New Roman" w:cs="Times New Roman"/>
        </w:rPr>
        <w:t>K = 3</w:t>
      </w:r>
      <w:r w:rsidRPr="00F66507">
        <w:rPr>
          <w:rFonts w:ascii="Times New Roman" w:hAnsi="Times New Roman" w:cs="Times New Roman"/>
        </w:rPr>
        <w:t>, a partir do qual os ganhos marginais se tornam progressivamente menores, indicando que este valor constitui um compromisso adequado entre simplicidade do modelo e qualidade do ajustamento.</w:t>
      </w:r>
    </w:p>
    <w:p w:rsidRPr="00F66507" w:rsidR="00B42229" w:rsidP="00ED0CDB" w:rsidRDefault="00F66507" w14:paraId="4413AD19" w14:textId="1505197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6507">
        <w:rPr>
          <w:rFonts w:ascii="Times New Roman" w:hAnsi="Times New Roman" w:cs="Times New Roman"/>
        </w:rPr>
        <w:t xml:space="preserve">A validação da solução obtida foi complementada com o índice de </w:t>
      </w:r>
      <w:r w:rsidRPr="009A63F4">
        <w:rPr>
          <w:rFonts w:ascii="Times New Roman" w:hAnsi="Times New Roman" w:cs="Times New Roman"/>
          <w:i/>
          <w:iCs/>
        </w:rPr>
        <w:t>silhouette</w:t>
      </w:r>
      <w:r w:rsidRPr="00F66507">
        <w:rPr>
          <w:rFonts w:ascii="Times New Roman" w:hAnsi="Times New Roman" w:cs="Times New Roman"/>
        </w:rPr>
        <w:t xml:space="preserve">, que avalia simultaneamente a coesão interna dos clusters e a separação entre grupos. Para </w:t>
      </w:r>
      <w:r w:rsidR="00F5648A">
        <w:rPr>
          <w:rFonts w:ascii="Times New Roman" w:hAnsi="Times New Roman" w:cs="Times New Roman"/>
        </w:rPr>
        <w:t>K = 3</w:t>
      </w:r>
      <w:r w:rsidRPr="00F66507">
        <w:rPr>
          <w:rFonts w:ascii="Times New Roman" w:hAnsi="Times New Roman" w:cs="Times New Roman"/>
        </w:rPr>
        <w:t xml:space="preserve"> obteve-se uma largura média de </w:t>
      </w:r>
      <w:r w:rsidRPr="009A63F4">
        <w:rPr>
          <w:rFonts w:ascii="Times New Roman" w:hAnsi="Times New Roman" w:cs="Times New Roman"/>
          <w:i/>
          <w:iCs/>
        </w:rPr>
        <w:t>silhouette</w:t>
      </w:r>
      <w:r w:rsidRPr="00F66507">
        <w:rPr>
          <w:rFonts w:ascii="Times New Roman" w:hAnsi="Times New Roman" w:cs="Times New Roman"/>
        </w:rPr>
        <w:t xml:space="preserve"> de aproximadamente 0,58, valor que sugere uma estrutura de </w:t>
      </w:r>
      <w:r w:rsidRPr="009A63F4">
        <w:rPr>
          <w:rFonts w:ascii="Times New Roman" w:hAnsi="Times New Roman" w:cs="Times New Roman"/>
          <w:i/>
          <w:iCs/>
        </w:rPr>
        <w:t>clustering</w:t>
      </w:r>
      <w:r w:rsidRPr="00F66507">
        <w:rPr>
          <w:rFonts w:ascii="Times New Roman" w:hAnsi="Times New Roman" w:cs="Times New Roman"/>
        </w:rPr>
        <w:t xml:space="preserve"> globalmente satisfatória e bem definida</w:t>
      </w:r>
      <w:r w:rsidR="00B42229">
        <w:rPr>
          <w:rFonts w:ascii="Times New Roman" w:hAnsi="Times New Roman" w:cs="Times New Roman"/>
        </w:rPr>
        <w:t xml:space="preserve"> (</w:t>
      </w:r>
      <w:r w:rsidRPr="13BDBCE9" w:rsidR="73CCF865">
        <w:rPr>
          <w:rFonts w:ascii="Times New Roman" w:hAnsi="Times New Roman" w:cs="Times New Roman"/>
        </w:rPr>
        <w:t>A</w:t>
      </w:r>
      <w:r w:rsidRPr="13BDBCE9" w:rsidR="00B42229">
        <w:rPr>
          <w:rFonts w:ascii="Times New Roman" w:hAnsi="Times New Roman" w:cs="Times New Roman"/>
        </w:rPr>
        <w:t>nexo</w:t>
      </w:r>
      <w:r w:rsidR="00B42229">
        <w:rPr>
          <w:rFonts w:ascii="Times New Roman" w:hAnsi="Times New Roman" w:cs="Times New Roman"/>
        </w:rPr>
        <w:t xml:space="preserve"> </w:t>
      </w:r>
      <w:r w:rsidR="00250EEC">
        <w:rPr>
          <w:rFonts w:ascii="Times New Roman" w:hAnsi="Times New Roman" w:cs="Times New Roman"/>
        </w:rPr>
        <w:t>22</w:t>
      </w:r>
      <w:r w:rsidR="00B42229">
        <w:rPr>
          <w:rFonts w:ascii="Times New Roman" w:hAnsi="Times New Roman" w:cs="Times New Roman"/>
        </w:rPr>
        <w:t>)</w:t>
      </w:r>
      <w:r w:rsidRPr="00F66507">
        <w:rPr>
          <w:rFonts w:ascii="Times New Roman" w:hAnsi="Times New Roman" w:cs="Times New Roman"/>
        </w:rPr>
        <w:t>.</w:t>
      </w:r>
      <w:r w:rsidRPr="00842CD4" w:rsidR="00842CD4">
        <w:rPr>
          <w:rFonts w:ascii="Times New Roman" w:hAnsi="Times New Roman" w:cs="Times New Roman"/>
        </w:rPr>
        <w:t xml:space="preserve"> </w:t>
      </w:r>
      <w:r w:rsidRPr="4F75CCE6" w:rsidR="00842CD4">
        <w:rPr>
          <w:rFonts w:ascii="Times New Roman" w:hAnsi="Times New Roman" w:cs="Times New Roman"/>
        </w:rPr>
        <w:t xml:space="preserve">Foi </w:t>
      </w:r>
      <w:r w:rsidRPr="4F75CCE6" w:rsidR="3A381E5D">
        <w:rPr>
          <w:rFonts w:ascii="Times New Roman" w:hAnsi="Times New Roman" w:cs="Times New Roman"/>
        </w:rPr>
        <w:t>também</w:t>
      </w:r>
      <w:r w:rsidRPr="00842CD4" w:rsidR="00842CD4">
        <w:rPr>
          <w:rFonts w:ascii="Times New Roman" w:hAnsi="Times New Roman" w:cs="Times New Roman"/>
        </w:rPr>
        <w:t xml:space="preserve"> </w:t>
      </w:r>
      <w:r w:rsidR="00842CD4">
        <w:rPr>
          <w:rFonts w:ascii="Times New Roman" w:hAnsi="Times New Roman" w:cs="Times New Roman"/>
        </w:rPr>
        <w:t xml:space="preserve">realizado o teste </w:t>
      </w:r>
      <w:r w:rsidRPr="4F75CCE6" w:rsidR="2DC40489">
        <w:rPr>
          <w:rFonts w:ascii="Times New Roman" w:hAnsi="Times New Roman" w:cs="Times New Roman"/>
        </w:rPr>
        <w:t>para</w:t>
      </w:r>
      <w:r w:rsidR="00842CD4">
        <w:rPr>
          <w:rFonts w:ascii="Times New Roman" w:hAnsi="Times New Roman" w:cs="Times New Roman"/>
        </w:rPr>
        <w:t xml:space="preserve"> </w:t>
      </w:r>
      <w:r w:rsidR="00CC15D9">
        <w:rPr>
          <w:rFonts w:ascii="Times New Roman" w:hAnsi="Times New Roman" w:cs="Times New Roman"/>
        </w:rPr>
        <w:t xml:space="preserve">verificar a largura média de </w:t>
      </w:r>
      <w:r w:rsidRPr="009A63F4" w:rsidR="00CC15D9">
        <w:rPr>
          <w:rFonts w:ascii="Times New Roman" w:hAnsi="Times New Roman" w:cs="Times New Roman"/>
          <w:i/>
          <w:iCs/>
        </w:rPr>
        <w:t>silhouette</w:t>
      </w:r>
      <w:r w:rsidR="00CC15D9">
        <w:rPr>
          <w:rFonts w:ascii="Times New Roman" w:hAnsi="Times New Roman" w:cs="Times New Roman"/>
        </w:rPr>
        <w:t xml:space="preserve"> </w:t>
      </w:r>
      <w:r w:rsidR="00454651">
        <w:rPr>
          <w:rFonts w:ascii="Times New Roman" w:hAnsi="Times New Roman" w:cs="Times New Roman"/>
        </w:rPr>
        <w:t xml:space="preserve">para K = </w:t>
      </w:r>
      <w:r w:rsidR="00AE1096">
        <w:rPr>
          <w:rFonts w:ascii="Times New Roman" w:hAnsi="Times New Roman" w:cs="Times New Roman"/>
        </w:rPr>
        <w:t>4</w:t>
      </w:r>
      <w:r w:rsidR="00454651">
        <w:rPr>
          <w:rFonts w:ascii="Times New Roman" w:hAnsi="Times New Roman" w:cs="Times New Roman"/>
        </w:rPr>
        <w:t>, mas o valor obtido foi de 0</w:t>
      </w:r>
      <w:r w:rsidR="003D0BAA">
        <w:rPr>
          <w:rFonts w:ascii="Times New Roman" w:hAnsi="Times New Roman" w:cs="Times New Roman"/>
        </w:rPr>
        <w:t>,48</w:t>
      </w:r>
      <w:r w:rsidR="00564C24">
        <w:rPr>
          <w:rFonts w:ascii="Times New Roman" w:hAnsi="Times New Roman" w:cs="Times New Roman"/>
        </w:rPr>
        <w:t xml:space="preserve">, </w:t>
      </w:r>
      <w:r w:rsidRPr="4F75CCE6" w:rsidR="3E026360">
        <w:rPr>
          <w:rFonts w:ascii="Times New Roman" w:hAnsi="Times New Roman" w:cs="Times New Roman"/>
        </w:rPr>
        <w:t>representando</w:t>
      </w:r>
      <w:r w:rsidR="00564C24">
        <w:rPr>
          <w:rFonts w:ascii="Times New Roman" w:hAnsi="Times New Roman" w:cs="Times New Roman"/>
        </w:rPr>
        <w:t xml:space="preserve"> uma estrutura </w:t>
      </w:r>
      <w:r w:rsidR="007C5E76">
        <w:rPr>
          <w:rFonts w:ascii="Times New Roman" w:hAnsi="Times New Roman" w:cs="Times New Roman"/>
        </w:rPr>
        <w:t xml:space="preserve">de </w:t>
      </w:r>
      <w:r w:rsidRPr="009A63F4" w:rsidR="007C5E76">
        <w:rPr>
          <w:rFonts w:ascii="Times New Roman" w:hAnsi="Times New Roman" w:cs="Times New Roman"/>
          <w:i/>
          <w:iCs/>
        </w:rPr>
        <w:t>clustering</w:t>
      </w:r>
      <w:r w:rsidR="007C5E76">
        <w:rPr>
          <w:rFonts w:ascii="Times New Roman" w:hAnsi="Times New Roman" w:cs="Times New Roman"/>
        </w:rPr>
        <w:t xml:space="preserve"> fraca</w:t>
      </w:r>
      <w:r w:rsidR="00C60C10">
        <w:rPr>
          <w:rFonts w:ascii="Times New Roman" w:hAnsi="Times New Roman" w:cs="Times New Roman"/>
        </w:rPr>
        <w:t>.</w:t>
      </w:r>
    </w:p>
    <w:p w:rsidRPr="00F66507" w:rsidR="00B42229" w:rsidP="00DD1F9F" w:rsidRDefault="00F66507" w14:paraId="60A5388B" w14:textId="241C95A5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6507">
        <w:rPr>
          <w:rFonts w:ascii="Times New Roman" w:hAnsi="Times New Roman" w:cs="Times New Roman"/>
        </w:rPr>
        <w:t xml:space="preserve">A projeção gráfica dos municípios no plano fatorial definido pelas duas primeiras componentes principais (PC1 – Empresas e PC2 – Subsídios), apresentada no Anexo </w:t>
      </w:r>
      <w:r w:rsidR="00DD1F9F">
        <w:rPr>
          <w:rFonts w:ascii="Times New Roman" w:hAnsi="Times New Roman" w:cs="Times New Roman"/>
        </w:rPr>
        <w:t>23</w:t>
      </w:r>
      <w:r w:rsidRPr="00F66507">
        <w:rPr>
          <w:rFonts w:ascii="Times New Roman" w:hAnsi="Times New Roman" w:cs="Times New Roman"/>
        </w:rPr>
        <w:t>, evidencia uma separação clara entre os três clusters identificados. Observa-se a existência de um cluster dominante, mais concentrado em torno da origem, e dois clusters de menor dimensão associados a valores extremos das componentes, refletindo perfis distintos em termos de dinâmica empresarial e intensidade dos subsídios.</w:t>
      </w:r>
    </w:p>
    <w:p w:rsidRPr="00817EBA" w:rsidR="00591A28" w:rsidP="004952CD" w:rsidRDefault="00F66507" w14:paraId="0E8CA08E" w14:textId="655CEA6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6507">
        <w:rPr>
          <w:rFonts w:ascii="Times New Roman" w:hAnsi="Times New Roman" w:cs="Times New Roman"/>
        </w:rPr>
        <w:t xml:space="preserve">Em síntese, o método </w:t>
      </w:r>
      <w:r w:rsidRPr="004952CD">
        <w:rPr>
          <w:rFonts w:ascii="Times New Roman" w:hAnsi="Times New Roman" w:cs="Times New Roman"/>
          <w:i/>
          <w:iCs/>
        </w:rPr>
        <w:t>K-means</w:t>
      </w:r>
      <w:r w:rsidRPr="00F66507">
        <w:rPr>
          <w:rFonts w:ascii="Times New Roman" w:hAnsi="Times New Roman" w:cs="Times New Roman"/>
        </w:rPr>
        <w:t xml:space="preserve"> com </w:t>
      </w:r>
      <w:r w:rsidR="00F5648A">
        <w:rPr>
          <w:rFonts w:ascii="Times New Roman" w:hAnsi="Times New Roman" w:cs="Times New Roman"/>
        </w:rPr>
        <w:t xml:space="preserve">K = 3 </w:t>
      </w:r>
      <w:r w:rsidRPr="00F66507">
        <w:rPr>
          <w:rFonts w:ascii="Times New Roman" w:hAnsi="Times New Roman" w:cs="Times New Roman"/>
        </w:rPr>
        <w:t>revelou-se adequado para uma segmentação simples e interpretável dos municípios, produzindo resultados consistentes com o método hierárquico e fornecendo uma base sólida para comparação com o método probabilístico apresentado na secção seguinte.</w:t>
      </w:r>
    </w:p>
    <w:p w:rsidRPr="002D39D1" w:rsidR="30E93DA0" w:rsidP="004952CD" w:rsidRDefault="30E93DA0" w14:paraId="754383F8" w14:textId="047CD5CC">
      <w:pPr>
        <w:pStyle w:val="Heading2"/>
        <w:spacing w:line="360" w:lineRule="auto"/>
        <w:ind w:firstLine="708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1960435110" w:id="437074381"/>
      <w:r w:rsidRPr="44393C55" w:rsidR="182DE610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3.3 Método Probabilístico</w:t>
      </w:r>
      <w:bookmarkEnd w:id="437074381"/>
      <w:r w:rsidRPr="44393C55" w:rsidR="182DE610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</w:t>
      </w:r>
    </w:p>
    <w:p w:rsidRPr="00C41780" w:rsidR="00C41780" w:rsidP="007A47A2" w:rsidRDefault="00C41780" w14:paraId="6C11D051" w14:textId="433FE16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41780">
        <w:rPr>
          <w:rFonts w:ascii="Times New Roman" w:hAnsi="Times New Roman" w:cs="Times New Roman"/>
        </w:rPr>
        <w:t xml:space="preserve">Após a redução de dimensionalidade </w:t>
      </w:r>
      <w:r w:rsidRPr="580378F5" w:rsidR="0BE355BC">
        <w:rPr>
          <w:rFonts w:ascii="Times New Roman" w:hAnsi="Times New Roman" w:cs="Times New Roman"/>
        </w:rPr>
        <w:t>na fase anterior</w:t>
      </w:r>
      <w:r w:rsidRPr="00C41780">
        <w:rPr>
          <w:rFonts w:ascii="Times New Roman" w:hAnsi="Times New Roman" w:cs="Times New Roman"/>
        </w:rPr>
        <w:t xml:space="preserve"> (PCA), aplicou-se um método probabilístico de </w:t>
      </w:r>
      <w:r w:rsidRPr="000A1B00">
        <w:rPr>
          <w:rFonts w:ascii="Times New Roman" w:hAnsi="Times New Roman" w:cs="Times New Roman"/>
          <w:i/>
          <w:iCs/>
        </w:rPr>
        <w:t>clustering</w:t>
      </w:r>
      <w:r w:rsidRPr="00C41780">
        <w:rPr>
          <w:rFonts w:ascii="Times New Roman" w:hAnsi="Times New Roman" w:cs="Times New Roman"/>
        </w:rPr>
        <w:t xml:space="preserve">, concretamente o </w:t>
      </w:r>
      <w:r w:rsidRPr="000A1B00">
        <w:rPr>
          <w:rFonts w:ascii="Times New Roman" w:hAnsi="Times New Roman" w:cs="Times New Roman"/>
          <w:i/>
          <w:iCs/>
        </w:rPr>
        <w:t>Gaussian Mixture Model</w:t>
      </w:r>
      <w:r w:rsidRPr="00C41780">
        <w:rPr>
          <w:rFonts w:ascii="Times New Roman" w:hAnsi="Times New Roman" w:cs="Times New Roman"/>
        </w:rPr>
        <w:t xml:space="preserve"> (GMM), com o objetivo de identificar perfis homogéneos de municípios no espaço das componentes principais.</w:t>
      </w:r>
    </w:p>
    <w:p w:rsidRPr="00C41780" w:rsidR="00C41780" w:rsidP="007A47A2" w:rsidRDefault="00C41780" w14:paraId="5F5E154D" w14:textId="62CAF05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41780">
        <w:rPr>
          <w:rFonts w:ascii="Times New Roman" w:hAnsi="Times New Roman" w:cs="Times New Roman"/>
        </w:rPr>
        <w:t xml:space="preserve">Ao contrário dos métodos determinísticos, como o </w:t>
      </w:r>
      <w:r w:rsidRPr="000A1B00">
        <w:rPr>
          <w:rFonts w:ascii="Times New Roman" w:hAnsi="Times New Roman" w:cs="Times New Roman"/>
          <w:i/>
          <w:iCs/>
        </w:rPr>
        <w:t>clustering</w:t>
      </w:r>
      <w:r w:rsidRPr="00C41780">
        <w:rPr>
          <w:rFonts w:ascii="Times New Roman" w:hAnsi="Times New Roman" w:cs="Times New Roman"/>
        </w:rPr>
        <w:t xml:space="preserve"> hierárquico ou o </w:t>
      </w:r>
      <w:r w:rsidRPr="000A1B00">
        <w:rPr>
          <w:rFonts w:ascii="Times New Roman" w:hAnsi="Times New Roman" w:cs="Times New Roman"/>
          <w:i/>
          <w:iCs/>
        </w:rPr>
        <w:t>K-means</w:t>
      </w:r>
      <w:r w:rsidRPr="00C41780">
        <w:rPr>
          <w:rFonts w:ascii="Times New Roman" w:hAnsi="Times New Roman" w:cs="Times New Roman"/>
        </w:rPr>
        <w:t xml:space="preserve">, o GMM assume que os dados resultam de uma mistura de distribuições normais multivariadas, permitindo a identificação de </w:t>
      </w:r>
      <w:r w:rsidRPr="00291273">
        <w:rPr>
          <w:rFonts w:ascii="Times New Roman" w:hAnsi="Times New Roman" w:cs="Times New Roman"/>
          <w:i/>
          <w:iCs/>
        </w:rPr>
        <w:t>clusters</w:t>
      </w:r>
      <w:r w:rsidRPr="00C41780">
        <w:rPr>
          <w:rFonts w:ascii="Times New Roman" w:hAnsi="Times New Roman" w:cs="Times New Roman"/>
        </w:rPr>
        <w:t xml:space="preserve"> com formas elipsoidais, diferentes orientações e probabilidades de pertença, constituindo assim um método de classificação suave (</w:t>
      </w:r>
      <w:r w:rsidRPr="00291273">
        <w:rPr>
          <w:rFonts w:ascii="Times New Roman" w:hAnsi="Times New Roman" w:cs="Times New Roman"/>
          <w:i/>
          <w:iCs/>
        </w:rPr>
        <w:t>soft</w:t>
      </w:r>
      <w:r w:rsidRPr="00C41780">
        <w:rPr>
          <w:rFonts w:ascii="Times New Roman" w:hAnsi="Times New Roman" w:cs="Times New Roman"/>
        </w:rPr>
        <w:t xml:space="preserve"> </w:t>
      </w:r>
      <w:r w:rsidRPr="000A1B00">
        <w:rPr>
          <w:rFonts w:ascii="Times New Roman" w:hAnsi="Times New Roman" w:cs="Times New Roman"/>
          <w:i/>
          <w:iCs/>
        </w:rPr>
        <w:t>clustering</w:t>
      </w:r>
      <w:r w:rsidRPr="00C41780">
        <w:rPr>
          <w:rFonts w:ascii="Times New Roman" w:hAnsi="Times New Roman" w:cs="Times New Roman"/>
        </w:rPr>
        <w:t>).</w:t>
      </w:r>
    </w:p>
    <w:p w:rsidRPr="0081585A" w:rsidR="00C41780" w:rsidP="580378F5" w:rsidRDefault="00C41780" w14:paraId="133926D1" w14:textId="27C58817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580378F5">
        <w:rPr>
          <w:rFonts w:ascii="Times New Roman" w:hAnsi="Times New Roman" w:cs="Times New Roman"/>
          <w:b/>
          <w:i/>
        </w:rPr>
        <w:t>Estimação do modelo e seleção do número de clusters</w:t>
      </w:r>
    </w:p>
    <w:p w:rsidRPr="00C41780" w:rsidR="00C41780" w:rsidP="007A47A2" w:rsidRDefault="00C41780" w14:paraId="290C4254" w14:textId="49F9D02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41780">
        <w:rPr>
          <w:rFonts w:ascii="Times New Roman" w:hAnsi="Times New Roman" w:cs="Times New Roman"/>
        </w:rPr>
        <w:t>O modelo foi estimado recorrendo ao algoritmo EM (</w:t>
      </w:r>
      <w:r w:rsidRPr="000A1B00">
        <w:rPr>
          <w:rFonts w:ascii="Times New Roman" w:hAnsi="Times New Roman" w:cs="Times New Roman"/>
          <w:i/>
          <w:iCs/>
        </w:rPr>
        <w:t>Expectation–Maximization</w:t>
      </w:r>
      <w:r w:rsidRPr="00C41780">
        <w:rPr>
          <w:rFonts w:ascii="Times New Roman" w:hAnsi="Times New Roman" w:cs="Times New Roman"/>
        </w:rPr>
        <w:t xml:space="preserve">), utilizando a função </w:t>
      </w:r>
      <w:r w:rsidRPr="000A1B00">
        <w:rPr>
          <w:rFonts w:ascii="Times New Roman" w:hAnsi="Times New Roman" w:cs="Times New Roman"/>
          <w:i/>
          <w:iCs/>
        </w:rPr>
        <w:t>Mclust</w:t>
      </w:r>
      <w:r w:rsidRPr="00C41780">
        <w:rPr>
          <w:rFonts w:ascii="Times New Roman" w:hAnsi="Times New Roman" w:cs="Times New Roman"/>
        </w:rPr>
        <w:t xml:space="preserve">, que seleciona automaticamente o número ótimo de </w:t>
      </w:r>
      <w:r w:rsidRPr="000A1B00">
        <w:rPr>
          <w:rFonts w:ascii="Times New Roman" w:hAnsi="Times New Roman" w:cs="Times New Roman"/>
          <w:i/>
          <w:iCs/>
        </w:rPr>
        <w:t>clusters</w:t>
      </w:r>
      <w:r w:rsidRPr="00C41780">
        <w:rPr>
          <w:rFonts w:ascii="Times New Roman" w:hAnsi="Times New Roman" w:cs="Times New Roman"/>
        </w:rPr>
        <w:t xml:space="preserve"> e a estrutura de covariância com base no Critério de Informação Bayesiano (BIC).</w:t>
      </w:r>
    </w:p>
    <w:p w:rsidRPr="00C41780" w:rsidR="00AA197C" w:rsidP="00AE4252" w:rsidRDefault="00C41780" w14:paraId="573EAB6B" w14:textId="6C98B259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41780">
        <w:rPr>
          <w:rFonts w:ascii="Times New Roman" w:hAnsi="Times New Roman" w:cs="Times New Roman"/>
        </w:rPr>
        <w:t>A análise do BIC (</w:t>
      </w:r>
      <w:r w:rsidR="00DD521F">
        <w:rPr>
          <w:rFonts w:ascii="Times New Roman" w:hAnsi="Times New Roman" w:cs="Times New Roman"/>
        </w:rPr>
        <w:t>Anexo</w:t>
      </w:r>
      <w:r w:rsidRPr="00C41780">
        <w:rPr>
          <w:rFonts w:ascii="Times New Roman" w:hAnsi="Times New Roman" w:cs="Times New Roman"/>
        </w:rPr>
        <w:t xml:space="preserve"> </w:t>
      </w:r>
      <w:r w:rsidR="00AE4252">
        <w:rPr>
          <w:rFonts w:ascii="Times New Roman" w:hAnsi="Times New Roman" w:cs="Times New Roman"/>
        </w:rPr>
        <w:t>24</w:t>
      </w:r>
      <w:r w:rsidRPr="00C41780">
        <w:rPr>
          <w:rFonts w:ascii="Times New Roman" w:hAnsi="Times New Roman" w:cs="Times New Roman"/>
        </w:rPr>
        <w:t>) indicou que o modelo mais adequado corresponde a uma estrutura EEV (</w:t>
      </w:r>
      <w:r w:rsidRPr="000A1B00">
        <w:rPr>
          <w:rFonts w:ascii="Times New Roman" w:hAnsi="Times New Roman" w:cs="Times New Roman"/>
          <w:i/>
          <w:iCs/>
        </w:rPr>
        <w:t>Ellipsoidal, Equal Volume and Shape</w:t>
      </w:r>
      <w:r w:rsidRPr="00C41780">
        <w:rPr>
          <w:rFonts w:ascii="Times New Roman" w:hAnsi="Times New Roman" w:cs="Times New Roman"/>
        </w:rPr>
        <w:t>), com 8 componentes, apresentando o valor máximo de BIC entre os modelos testados. Este resultado evidencia um compromisso adequado entre qualidade do ajustamento e parcimónia do modelo.</w:t>
      </w:r>
    </w:p>
    <w:p w:rsidRPr="009F4BF7" w:rsidR="00C41780" w:rsidP="580378F5" w:rsidRDefault="00C41780" w14:paraId="49CBC0C5" w14:textId="2501E554">
      <w:pPr>
        <w:spacing w:line="360" w:lineRule="auto"/>
        <w:jc w:val="both"/>
        <w:rPr>
          <w:rFonts w:ascii="Times New Roman" w:hAnsi="Times New Roman" w:cs="Times New Roman"/>
        </w:rPr>
      </w:pPr>
      <w:r w:rsidRPr="00C41780">
        <w:rPr>
          <w:rFonts w:ascii="Times New Roman" w:hAnsi="Times New Roman" w:cs="Times New Roman"/>
        </w:rPr>
        <w:t>O modelo selecionado apresenta as seguintes características:</w:t>
      </w:r>
      <w:r w:rsidRPr="580378F5" w:rsidR="18577B4C">
        <w:rPr>
          <w:rFonts w:ascii="Times New Roman" w:hAnsi="Times New Roman" w:cs="Times New Roman"/>
        </w:rPr>
        <w:t xml:space="preserve"> </w:t>
      </w:r>
      <w:r w:rsidRPr="580378F5" w:rsidR="3C84CE91">
        <w:rPr>
          <w:rFonts w:ascii="Times New Roman" w:hAnsi="Times New Roman" w:cs="Times New Roman"/>
        </w:rPr>
        <w:t>c</w:t>
      </w:r>
      <w:r w:rsidRPr="580378F5">
        <w:rPr>
          <w:rFonts w:ascii="Times New Roman" w:hAnsi="Times New Roman" w:cs="Times New Roman"/>
        </w:rPr>
        <w:t>lusters</w:t>
      </w:r>
      <w:r w:rsidRPr="009F4BF7">
        <w:rPr>
          <w:rFonts w:ascii="Times New Roman" w:hAnsi="Times New Roman" w:cs="Times New Roman"/>
        </w:rPr>
        <w:t xml:space="preserve"> de forma elipsoidal;</w:t>
      </w:r>
      <w:r w:rsidRPr="580378F5" w:rsidR="2070CBB2">
        <w:rPr>
          <w:rFonts w:ascii="Times New Roman" w:hAnsi="Times New Roman" w:cs="Times New Roman"/>
        </w:rPr>
        <w:t xml:space="preserve"> </w:t>
      </w:r>
      <w:r w:rsidRPr="580378F5" w:rsidR="68402D8B">
        <w:rPr>
          <w:rFonts w:ascii="Times New Roman" w:hAnsi="Times New Roman" w:cs="Times New Roman"/>
        </w:rPr>
        <w:t>v</w:t>
      </w:r>
      <w:r w:rsidRPr="580378F5">
        <w:rPr>
          <w:rFonts w:ascii="Times New Roman" w:hAnsi="Times New Roman" w:cs="Times New Roman"/>
        </w:rPr>
        <w:t>olume</w:t>
      </w:r>
      <w:r w:rsidRPr="009F4BF7">
        <w:rPr>
          <w:rFonts w:ascii="Times New Roman" w:hAnsi="Times New Roman" w:cs="Times New Roman"/>
        </w:rPr>
        <w:t xml:space="preserve"> e forma iguais entre clusters;</w:t>
      </w:r>
      <w:r w:rsidRPr="580378F5" w:rsidR="603B2B6C">
        <w:rPr>
          <w:rFonts w:ascii="Times New Roman" w:hAnsi="Times New Roman" w:cs="Times New Roman"/>
        </w:rPr>
        <w:t xml:space="preserve"> e o</w:t>
      </w:r>
      <w:r w:rsidRPr="580378F5">
        <w:rPr>
          <w:rFonts w:ascii="Times New Roman" w:hAnsi="Times New Roman" w:cs="Times New Roman"/>
        </w:rPr>
        <w:t>rientações</w:t>
      </w:r>
      <w:r w:rsidRPr="009F4BF7">
        <w:rPr>
          <w:rFonts w:ascii="Times New Roman" w:hAnsi="Times New Roman" w:cs="Times New Roman"/>
        </w:rPr>
        <w:t xml:space="preserve"> distintas, refletindo padrões diferenciados de correlação entre as variáveis.</w:t>
      </w:r>
    </w:p>
    <w:p w:rsidRPr="00824792" w:rsidR="00C41780" w:rsidP="580378F5" w:rsidRDefault="00C41780" w14:paraId="62A4FB52" w14:textId="47A6FA17">
      <w:pPr>
        <w:spacing w:line="360" w:lineRule="auto"/>
        <w:ind w:firstLine="708"/>
        <w:jc w:val="both"/>
        <w:rPr>
          <w:rFonts w:ascii="Times New Roman" w:hAnsi="Times New Roman" w:cs="Times New Roman"/>
          <w:b/>
          <w:i/>
        </w:rPr>
      </w:pPr>
      <w:r w:rsidRPr="580378F5">
        <w:rPr>
          <w:rFonts w:ascii="Times New Roman" w:hAnsi="Times New Roman" w:cs="Times New Roman"/>
          <w:b/>
          <w:i/>
        </w:rPr>
        <w:t xml:space="preserve">Estrutura dos </w:t>
      </w:r>
      <w:r w:rsidRPr="00696281">
        <w:rPr>
          <w:rFonts w:ascii="Times New Roman" w:hAnsi="Times New Roman" w:cs="Times New Roman"/>
          <w:b/>
          <w:bCs/>
          <w:i/>
          <w:iCs/>
        </w:rPr>
        <w:t>clusters</w:t>
      </w:r>
    </w:p>
    <w:p w:rsidRPr="00C41780" w:rsidR="00C41780" w:rsidP="007A47A2" w:rsidRDefault="00C41780" w14:paraId="36BAC05B" w14:textId="70CBFFF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41780">
        <w:rPr>
          <w:rFonts w:ascii="Times New Roman" w:hAnsi="Times New Roman" w:cs="Times New Roman"/>
        </w:rPr>
        <w:t xml:space="preserve">A classificação final dos municípios resultou na identificação de oito </w:t>
      </w:r>
      <w:r w:rsidRPr="00291273">
        <w:rPr>
          <w:rFonts w:ascii="Times New Roman" w:hAnsi="Times New Roman" w:cs="Times New Roman"/>
          <w:i/>
          <w:iCs/>
        </w:rPr>
        <w:t>clusters</w:t>
      </w:r>
      <w:r w:rsidRPr="00C41780">
        <w:rPr>
          <w:rFonts w:ascii="Times New Roman" w:hAnsi="Times New Roman" w:cs="Times New Roman"/>
        </w:rPr>
        <w:t>, com dimensões distintas. Verificou-se a existência de um cluster dominante, concentrando a maioria dos municípios, e vários clusters de menor dimensão, correspondentes a municípios com perfis mais específicos ou extremos.</w:t>
      </w:r>
    </w:p>
    <w:p w:rsidRPr="00C41780" w:rsidR="00C41780" w:rsidP="007A47A2" w:rsidRDefault="00C41780" w14:paraId="79FBDC35" w14:textId="44C2676E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41780">
        <w:rPr>
          <w:rFonts w:ascii="Times New Roman" w:hAnsi="Times New Roman" w:cs="Times New Roman"/>
        </w:rPr>
        <w:t xml:space="preserve">Esta heterogeneidade no tamanho dos </w:t>
      </w:r>
      <w:r w:rsidRPr="008A27B8">
        <w:rPr>
          <w:rFonts w:ascii="Times New Roman" w:hAnsi="Times New Roman" w:cs="Times New Roman"/>
          <w:i/>
          <w:iCs/>
        </w:rPr>
        <w:t>clusters</w:t>
      </w:r>
      <w:r w:rsidRPr="00C41780">
        <w:rPr>
          <w:rFonts w:ascii="Times New Roman" w:hAnsi="Times New Roman" w:cs="Times New Roman"/>
        </w:rPr>
        <w:t xml:space="preserve"> é comum em dados territoriais e socioeconómicos, refletindo a diversidade estrutural existente entre municípios, nomeadamente entre centros urbanos, áreas industriais e territórios de menor densidade económica.</w:t>
      </w:r>
    </w:p>
    <w:p w:rsidRPr="00C41780" w:rsidR="00C41780" w:rsidP="00BF719C" w:rsidRDefault="00C41780" w14:paraId="68753137" w14:textId="0C9F4383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41780">
        <w:rPr>
          <w:rFonts w:ascii="Times New Roman" w:hAnsi="Times New Roman" w:cs="Times New Roman"/>
        </w:rPr>
        <w:t xml:space="preserve">Importa salientar que, ao contrário do </w:t>
      </w:r>
      <w:r w:rsidRPr="008A27B8">
        <w:rPr>
          <w:rFonts w:ascii="Times New Roman" w:hAnsi="Times New Roman" w:cs="Times New Roman"/>
          <w:i/>
          <w:iCs/>
        </w:rPr>
        <w:t>K-means</w:t>
      </w:r>
      <w:r w:rsidRPr="00C41780">
        <w:rPr>
          <w:rFonts w:ascii="Times New Roman" w:hAnsi="Times New Roman" w:cs="Times New Roman"/>
        </w:rPr>
        <w:t xml:space="preserve">, a presença de </w:t>
      </w:r>
      <w:r w:rsidRPr="008A27B8">
        <w:rPr>
          <w:rFonts w:ascii="Times New Roman" w:hAnsi="Times New Roman" w:cs="Times New Roman"/>
          <w:i/>
          <w:iCs/>
        </w:rPr>
        <w:t>clusters</w:t>
      </w:r>
      <w:r w:rsidRPr="00C41780">
        <w:rPr>
          <w:rFonts w:ascii="Times New Roman" w:hAnsi="Times New Roman" w:cs="Times New Roman"/>
        </w:rPr>
        <w:t xml:space="preserve"> pequenos no GMM não constitui uma limitação, uma vez que o método não impõe restrições de tamanho ou forma aos clusters.</w:t>
      </w:r>
    </w:p>
    <w:p w:rsidRPr="00824792" w:rsidR="00C41780" w:rsidP="580378F5" w:rsidRDefault="00C41780" w14:paraId="2FDF8AE1" w14:textId="7A622943">
      <w:pPr>
        <w:spacing w:line="360" w:lineRule="auto"/>
        <w:ind w:firstLine="708"/>
        <w:jc w:val="both"/>
        <w:rPr>
          <w:rFonts w:ascii="Times New Roman" w:hAnsi="Times New Roman" w:cs="Times New Roman"/>
          <w:b/>
          <w:i/>
        </w:rPr>
      </w:pPr>
      <w:r w:rsidRPr="580378F5">
        <w:rPr>
          <w:rFonts w:ascii="Times New Roman" w:hAnsi="Times New Roman" w:cs="Times New Roman"/>
          <w:b/>
          <w:i/>
        </w:rPr>
        <w:t>Representação gráfica no espaço das componentes principais</w:t>
      </w:r>
    </w:p>
    <w:p w:rsidRPr="00C41780" w:rsidR="00C41780" w:rsidP="007A47A2" w:rsidRDefault="00C41780" w14:paraId="776F63A9" w14:textId="64A7B98E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41780">
        <w:rPr>
          <w:rFonts w:ascii="Times New Roman" w:hAnsi="Times New Roman" w:cs="Times New Roman"/>
        </w:rPr>
        <w:t>A visualização dos clusters no espaço das componentes principais permitiu uma interpretação clara da estrutura identificada pelo GMM.</w:t>
      </w:r>
    </w:p>
    <w:p w:rsidRPr="00C41780" w:rsidR="00C41780" w:rsidP="00AE4252" w:rsidRDefault="00C41780" w14:paraId="09748FBE" w14:textId="0E765A9D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41780">
        <w:rPr>
          <w:rFonts w:ascii="Times New Roman" w:hAnsi="Times New Roman" w:cs="Times New Roman"/>
        </w:rPr>
        <w:t>Na projeção PC1 vs PC2 (</w:t>
      </w:r>
      <w:r w:rsidR="00DD521F">
        <w:rPr>
          <w:rFonts w:ascii="Times New Roman" w:hAnsi="Times New Roman" w:cs="Times New Roman"/>
        </w:rPr>
        <w:t>Anexo</w:t>
      </w:r>
      <w:r w:rsidRPr="00C41780">
        <w:rPr>
          <w:rFonts w:ascii="Times New Roman" w:hAnsi="Times New Roman" w:cs="Times New Roman"/>
        </w:rPr>
        <w:t xml:space="preserve"> </w:t>
      </w:r>
      <w:r w:rsidR="00AE4252">
        <w:rPr>
          <w:rFonts w:ascii="Times New Roman" w:hAnsi="Times New Roman" w:cs="Times New Roman"/>
        </w:rPr>
        <w:t>25</w:t>
      </w:r>
      <w:r w:rsidRPr="00C41780">
        <w:rPr>
          <w:rFonts w:ascii="Times New Roman" w:hAnsi="Times New Roman" w:cs="Times New Roman"/>
        </w:rPr>
        <w:t>), observa-se uma separação significativa ao longo da primeira componente principal, associada à dimensão empresarial, evidenciando municípios com elevada atividade económica. A segunda componente principal contribui para a distinção dos municípios segundo a intensidade dos subsídios, reforçando a interpretação substantiva das componentes.</w:t>
      </w:r>
    </w:p>
    <w:p w:rsidRPr="00C41780" w:rsidR="00C41780" w:rsidP="008B2472" w:rsidRDefault="00C41780" w14:paraId="43ED3E0E" w14:textId="339A19F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41780">
        <w:rPr>
          <w:rFonts w:ascii="Times New Roman" w:hAnsi="Times New Roman" w:cs="Times New Roman"/>
        </w:rPr>
        <w:t xml:space="preserve">As projeções PC1 vs PC3 </w:t>
      </w:r>
      <w:r w:rsidR="00DD521F">
        <w:rPr>
          <w:rFonts w:ascii="Times New Roman" w:hAnsi="Times New Roman" w:cs="Times New Roman"/>
        </w:rPr>
        <w:t xml:space="preserve">(Anexo </w:t>
      </w:r>
      <w:r w:rsidR="006C6CC3">
        <w:rPr>
          <w:rFonts w:ascii="Times New Roman" w:hAnsi="Times New Roman" w:cs="Times New Roman"/>
        </w:rPr>
        <w:t>26</w:t>
      </w:r>
      <w:r w:rsidR="00DD521F">
        <w:rPr>
          <w:rFonts w:ascii="Times New Roman" w:hAnsi="Times New Roman" w:cs="Times New Roman"/>
        </w:rPr>
        <w:t>)</w:t>
      </w:r>
      <w:r w:rsidRPr="00C41780">
        <w:rPr>
          <w:rFonts w:ascii="Times New Roman" w:hAnsi="Times New Roman" w:cs="Times New Roman"/>
        </w:rPr>
        <w:t xml:space="preserve"> e PC2 vs PC4 </w:t>
      </w:r>
      <w:r w:rsidR="00DD521F">
        <w:rPr>
          <w:rFonts w:ascii="Times New Roman" w:hAnsi="Times New Roman" w:cs="Times New Roman"/>
        </w:rPr>
        <w:t xml:space="preserve">(Anexo </w:t>
      </w:r>
      <w:r w:rsidR="000C2FB0">
        <w:rPr>
          <w:rFonts w:ascii="Times New Roman" w:hAnsi="Times New Roman" w:cs="Times New Roman"/>
        </w:rPr>
        <w:t>27</w:t>
      </w:r>
      <w:r w:rsidR="00DD521F">
        <w:rPr>
          <w:rFonts w:ascii="Times New Roman" w:hAnsi="Times New Roman" w:cs="Times New Roman"/>
        </w:rPr>
        <w:t>)</w:t>
      </w:r>
      <w:r w:rsidRPr="00C41780" w:rsidR="00DD521F">
        <w:rPr>
          <w:rFonts w:ascii="Times New Roman" w:hAnsi="Times New Roman" w:cs="Times New Roman"/>
        </w:rPr>
        <w:t xml:space="preserve"> </w:t>
      </w:r>
      <w:r w:rsidRPr="00C41780">
        <w:rPr>
          <w:rFonts w:ascii="Times New Roman" w:hAnsi="Times New Roman" w:cs="Times New Roman"/>
        </w:rPr>
        <w:t xml:space="preserve">confirmam a existência de </w:t>
      </w:r>
      <w:r w:rsidRPr="00A50AE2">
        <w:rPr>
          <w:rFonts w:ascii="Times New Roman" w:hAnsi="Times New Roman" w:cs="Times New Roman"/>
          <w:i/>
          <w:iCs/>
        </w:rPr>
        <w:t>clusters</w:t>
      </w:r>
      <w:r w:rsidRPr="00C41780">
        <w:rPr>
          <w:rFonts w:ascii="Times New Roman" w:hAnsi="Times New Roman" w:cs="Times New Roman"/>
        </w:rPr>
        <w:t xml:space="preserve"> bem diferenciados em termos de perfis laborais e níveis de educação, respetivamente. Alguns clusters apresentam valores extremos nestas dimensões, indicando perfis socioeconómicos muito específicos, que seriam dificilmente captados por métodos de </w:t>
      </w:r>
      <w:r w:rsidRPr="00A50AE2">
        <w:rPr>
          <w:rFonts w:ascii="Times New Roman" w:hAnsi="Times New Roman" w:cs="Times New Roman"/>
          <w:i/>
          <w:iCs/>
        </w:rPr>
        <w:t>clustering</w:t>
      </w:r>
      <w:r w:rsidRPr="00C41780">
        <w:rPr>
          <w:rFonts w:ascii="Times New Roman" w:hAnsi="Times New Roman" w:cs="Times New Roman"/>
        </w:rPr>
        <w:t xml:space="preserve"> mais restritivos.</w:t>
      </w:r>
    </w:p>
    <w:p w:rsidRPr="00523600" w:rsidR="00C41780" w:rsidP="580378F5" w:rsidRDefault="00C41780" w14:paraId="6DED590E" w14:textId="121BCDBC">
      <w:pPr>
        <w:spacing w:line="360" w:lineRule="auto"/>
        <w:ind w:firstLine="708"/>
        <w:jc w:val="both"/>
        <w:rPr>
          <w:rFonts w:ascii="Times New Roman" w:hAnsi="Times New Roman" w:cs="Times New Roman"/>
          <w:b/>
          <w:i/>
        </w:rPr>
      </w:pPr>
      <w:r w:rsidRPr="580378F5">
        <w:rPr>
          <w:rFonts w:ascii="Times New Roman" w:hAnsi="Times New Roman" w:cs="Times New Roman"/>
          <w:b/>
          <w:i/>
        </w:rPr>
        <w:t>Comparação com métodos determinísticos</w:t>
      </w:r>
    </w:p>
    <w:p w:rsidRPr="00523600" w:rsidR="0075688E" w:rsidP="00A13742" w:rsidRDefault="0075688E" w14:paraId="1BDE9B4A" w14:textId="66CEE98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523600">
        <w:rPr>
          <w:rFonts w:ascii="Times New Roman" w:hAnsi="Times New Roman" w:cs="Times New Roman"/>
        </w:rPr>
        <w:t>A comparação entre os métodos de partição (</w:t>
      </w:r>
      <w:r w:rsidRPr="00A13742">
        <w:rPr>
          <w:rFonts w:ascii="Times New Roman" w:hAnsi="Times New Roman" w:cs="Times New Roman"/>
          <w:i/>
          <w:iCs/>
        </w:rPr>
        <w:t>K-means</w:t>
      </w:r>
      <w:r w:rsidRPr="00523600">
        <w:rPr>
          <w:rFonts w:ascii="Times New Roman" w:hAnsi="Times New Roman" w:cs="Times New Roman"/>
        </w:rPr>
        <w:t>), hierárquico (</w:t>
      </w:r>
      <w:r w:rsidRPr="00A13742">
        <w:rPr>
          <w:rFonts w:ascii="Times New Roman" w:hAnsi="Times New Roman" w:cs="Times New Roman"/>
          <w:i/>
          <w:iCs/>
        </w:rPr>
        <w:t>Ward</w:t>
      </w:r>
      <w:r w:rsidRPr="00523600">
        <w:rPr>
          <w:rFonts w:ascii="Times New Roman" w:hAnsi="Times New Roman" w:cs="Times New Roman"/>
        </w:rPr>
        <w:t xml:space="preserve">) e probabilístico (GMM) revela diferenças relevantes na forma como os municípios são segmentados. Os métodos determinísticos, com </w:t>
      </w:r>
      <m:oMath>
        <m:r>
          <w:rPr>
            <w:rFonts w:ascii="Cambria Math" w:hAnsi="Cambria Math" w:cs="Times New Roman"/>
          </w:rPr>
          <m:t>K=3</m:t>
        </m:r>
      </m:oMath>
      <w:r w:rsidRPr="00523600">
        <w:rPr>
          <w:rFonts w:ascii="Times New Roman" w:hAnsi="Times New Roman" w:cs="Times New Roman"/>
        </w:rPr>
        <w:t xml:space="preserve">, conduzem a soluções mais simples e facilmente interpretáveis, apresentando estruturas semelhantes nos primeiros eixos das componentes principais. Em contraste, o Modelo de Misturas Gaussianas, ao selecionar automaticamente o número de </w:t>
      </w:r>
      <w:r w:rsidRPr="00844597">
        <w:rPr>
          <w:rFonts w:ascii="Times New Roman" w:hAnsi="Times New Roman" w:cs="Times New Roman"/>
          <w:i/>
          <w:iCs/>
        </w:rPr>
        <w:t>cluster</w:t>
      </w:r>
      <w:r w:rsidRPr="00523600">
        <w:rPr>
          <w:rFonts w:ascii="Times New Roman" w:hAnsi="Times New Roman" w:cs="Times New Roman"/>
        </w:rPr>
        <w:t xml:space="preserve">s através do critério BIC, identifica uma segmentação mais detalhada, com oito </w:t>
      </w:r>
      <w:r w:rsidRPr="00844597">
        <w:rPr>
          <w:rFonts w:ascii="Times New Roman" w:hAnsi="Times New Roman" w:cs="Times New Roman"/>
          <w:i/>
          <w:iCs/>
        </w:rPr>
        <w:t>clusters</w:t>
      </w:r>
      <w:r w:rsidRPr="00523600">
        <w:rPr>
          <w:rFonts w:ascii="Times New Roman" w:hAnsi="Times New Roman" w:cs="Times New Roman"/>
        </w:rPr>
        <w:t xml:space="preserve">, permitindo capturar maior heterogeneidade entre municípios e acomodar diferentes formas e dispersões dos grupos. Assim, enquanto o </w:t>
      </w:r>
      <w:r w:rsidRPr="00A13742">
        <w:rPr>
          <w:rFonts w:ascii="Times New Roman" w:hAnsi="Times New Roman" w:cs="Times New Roman"/>
          <w:i/>
          <w:iCs/>
        </w:rPr>
        <w:t>K-means</w:t>
      </w:r>
      <w:r w:rsidRPr="00523600">
        <w:rPr>
          <w:rFonts w:ascii="Times New Roman" w:hAnsi="Times New Roman" w:cs="Times New Roman"/>
        </w:rPr>
        <w:t xml:space="preserve"> e o método de </w:t>
      </w:r>
      <w:r w:rsidRPr="00A13742">
        <w:rPr>
          <w:rFonts w:ascii="Times New Roman" w:hAnsi="Times New Roman" w:cs="Times New Roman"/>
          <w:i/>
          <w:iCs/>
        </w:rPr>
        <w:t>Ward</w:t>
      </w:r>
      <w:r w:rsidRPr="00523600">
        <w:rPr>
          <w:rFonts w:ascii="Times New Roman" w:hAnsi="Times New Roman" w:cs="Times New Roman"/>
        </w:rPr>
        <w:t xml:space="preserve"> são adequados para uma leitura global e sintética, o GMM fornece uma perspetiva complementar, mais flexível e exploratória, sobre a diversidade dos perfis municipais.</w:t>
      </w:r>
    </w:p>
    <w:p w:rsidRPr="00523600" w:rsidR="00C41780" w:rsidP="00523600" w:rsidRDefault="00C41780" w14:paraId="2D5A77D5" w14:textId="348BB00B">
      <w:pPr>
        <w:spacing w:line="360" w:lineRule="auto"/>
        <w:jc w:val="both"/>
        <w:rPr>
          <w:rFonts w:ascii="Times New Roman" w:hAnsi="Times New Roman" w:cs="Times New Roman"/>
        </w:rPr>
      </w:pPr>
      <w:r w:rsidRPr="00523600">
        <w:rPr>
          <w:rFonts w:ascii="Times New Roman" w:hAnsi="Times New Roman" w:cs="Times New Roman"/>
          <w:b/>
          <w:bCs/>
        </w:rPr>
        <w:t xml:space="preserve">Considerações sobre </w:t>
      </w:r>
      <w:r w:rsidRPr="00A13742">
        <w:rPr>
          <w:rFonts w:ascii="Times New Roman" w:hAnsi="Times New Roman" w:cs="Times New Roman"/>
          <w:b/>
          <w:bCs/>
          <w:i/>
          <w:iCs/>
        </w:rPr>
        <w:t>outliers</w:t>
      </w:r>
      <w:r w:rsidRPr="00523600">
        <w:rPr>
          <w:rFonts w:ascii="Times New Roman" w:hAnsi="Times New Roman" w:cs="Times New Roman"/>
          <w:b/>
          <w:bCs/>
        </w:rPr>
        <w:t xml:space="preserve"> e valores extremos</w:t>
      </w:r>
    </w:p>
    <w:p w:rsidRPr="00523600" w:rsidR="00C41780" w:rsidP="00A13742" w:rsidRDefault="00C41780" w14:paraId="4B31DBC7" w14:textId="4F8D015B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523600">
        <w:rPr>
          <w:rFonts w:ascii="Times New Roman" w:hAnsi="Times New Roman" w:cs="Times New Roman"/>
        </w:rPr>
        <w:t xml:space="preserve">Alguns clusters de reduzida dimensão identificados pelo modelo probabilístico correspondem a municípios com perfis extremos, que podem ser interpretados como </w:t>
      </w:r>
      <w:r w:rsidRPr="00A13742">
        <w:rPr>
          <w:rFonts w:ascii="Times New Roman" w:hAnsi="Times New Roman" w:cs="Times New Roman"/>
          <w:i/>
          <w:iCs/>
        </w:rPr>
        <w:t>outliers</w:t>
      </w:r>
      <w:r w:rsidRPr="00523600">
        <w:rPr>
          <w:rFonts w:ascii="Times New Roman" w:hAnsi="Times New Roman" w:cs="Times New Roman"/>
        </w:rPr>
        <w:t xml:space="preserve"> estruturais. Estes municípios foram mantidos na análise por representarem realidades territoriais relevantes, não constituindo erros ou observações anómalas no sentido estatístico.</w:t>
      </w:r>
    </w:p>
    <w:p w:rsidR="00006BF3" w:rsidP="580378F5" w:rsidRDefault="00C41780" w14:paraId="2EDFAAC9" w14:textId="26289769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bookmarkStart w:name="_Hlk217247677" w:id="11"/>
      <w:r w:rsidRPr="00523600">
        <w:rPr>
          <w:rFonts w:ascii="Times New Roman" w:hAnsi="Times New Roman" w:cs="Times New Roman"/>
        </w:rPr>
        <w:t xml:space="preserve">O tratamento de valores </w:t>
      </w:r>
      <w:bookmarkEnd w:id="11"/>
      <w:r w:rsidRPr="00523600">
        <w:rPr>
          <w:rFonts w:ascii="Times New Roman" w:hAnsi="Times New Roman" w:cs="Times New Roman"/>
        </w:rPr>
        <w:t>em falta foi efetuado previamente à PCA, não sendo necessário um processamento adicional nesta fase.</w:t>
      </w:r>
    </w:p>
    <w:p w:rsidR="001513E2" w:rsidP="001513E2" w:rsidRDefault="001513E2" w14:paraId="3E90A16F" w14:textId="1FF1F5D0">
      <w:pPr>
        <w:spacing w:line="360" w:lineRule="auto"/>
        <w:jc w:val="both"/>
        <w:rPr>
          <w:rFonts w:ascii="Times New Roman" w:hAnsi="Times New Roman" w:cs="Times New Roman"/>
        </w:rPr>
      </w:pPr>
      <w:r w:rsidRPr="44393C55" w:rsidR="621F795E">
        <w:rPr>
          <w:rFonts w:ascii="Times New Roman" w:hAnsi="Times New Roman" w:cs="Times New Roman"/>
          <w:b w:val="1"/>
          <w:bCs w:val="1"/>
          <w:sz w:val="28"/>
          <w:szCs w:val="28"/>
        </w:rPr>
        <w:t>3.4</w:t>
      </w:r>
      <w:r w:rsidRPr="44393C55" w:rsidR="621F795E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 xml:space="preserve"> </w:t>
      </w:r>
      <w:r w:rsidRPr="44393C55" w:rsidR="621F795E">
        <w:rPr>
          <w:rFonts w:ascii="Times New Roman" w:hAnsi="Times New Roman" w:cs="Times New Roman"/>
          <w:b w:val="1"/>
          <w:bCs w:val="1"/>
          <w:sz w:val="28"/>
          <w:szCs w:val="28"/>
        </w:rPr>
        <w:t>Perfil</w:t>
      </w:r>
      <w:r w:rsidRPr="44393C55" w:rsidR="621F795E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dos </w:t>
      </w:r>
      <w:r w:rsidRPr="44393C55" w:rsidR="621F795E">
        <w:rPr>
          <w:rFonts w:ascii="Times New Roman" w:hAnsi="Times New Roman" w:cs="Times New Roman"/>
          <w:b w:val="1"/>
          <w:bCs w:val="1"/>
          <w:sz w:val="28"/>
          <w:szCs w:val="28"/>
        </w:rPr>
        <w:t>clusters</w:t>
      </w:r>
    </w:p>
    <w:p w:rsidRPr="004E3C66" w:rsidR="004E3C66" w:rsidP="1EDC3728" w:rsidRDefault="004E3C66" w14:paraId="571515DC" w14:textId="1C81C7C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E3C66">
        <w:rPr>
          <w:rFonts w:ascii="Times New Roman" w:hAnsi="Times New Roman" w:cs="Times New Roman"/>
        </w:rPr>
        <w:t>Após a obtenção dos clusters (K = 3 para o método de partição K-means e para o método hierárquico de Ward; e K = 8 no método probabilístico GMM), procedeu-se ao profiling dos grupos recorrendo a variáveis demográficas complementares (“variáveis de profile”): Crescimento Efetivo, Dependência de Jovens, Envelhecimento, Índice de dependência, Mudança de população, População estrangeira e População residente. O objetivo foi caracterizar e interpretar substantivamente os grupos encontrados no espaço das componentes principais, analisando se estes se distinguem também por padrões populacionais.</w:t>
      </w:r>
    </w:p>
    <w:p w:rsidRPr="002D3B5E" w:rsidR="004E3C66" w:rsidP="1EDC3728" w:rsidRDefault="004E3C66" w14:paraId="6308D2D4" w14:textId="6FEEF4B4">
      <w:pPr>
        <w:spacing w:line="360" w:lineRule="auto"/>
        <w:ind w:firstLine="708"/>
        <w:jc w:val="both"/>
        <w:rPr>
          <w:rFonts w:ascii="Times New Roman" w:hAnsi="Times New Roman" w:cs="Times New Roman"/>
          <w:b/>
          <w:i/>
        </w:rPr>
      </w:pPr>
      <w:r w:rsidRPr="1EDC3728">
        <w:rPr>
          <w:rFonts w:ascii="Times New Roman" w:hAnsi="Times New Roman" w:cs="Times New Roman"/>
          <w:b/>
          <w:i/>
        </w:rPr>
        <w:t>Perfil dos clusters (K-means, K = 3)</w:t>
      </w:r>
    </w:p>
    <w:p w:rsidRPr="004E3C66" w:rsidR="004E3C66" w:rsidP="0CCC993A" w:rsidRDefault="004E3C66" w14:paraId="1034E40C" w14:textId="4E081793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E3C66">
        <w:rPr>
          <w:rFonts w:ascii="Times New Roman" w:hAnsi="Times New Roman" w:cs="Times New Roman"/>
        </w:rPr>
        <w:t>No K-means (K = 3), observa-se uma forte assimetria no tamanho dos grupos: o cluster 3 concentra a larga maioria dos municípios (n = 203), enquanto os clusters 1 (n = 14) e 2 (n = 9) agregam subconjuntos mais específicos. Em termos demográficos, o cluster 2 destaca-se por apresentar maior população residente média (≈131 729) e maior mudança de população (≈1517), refletindo municípios com maior dinâmica demográfica e dimensão populacional. Este cluster apresenta também crescimento efetivo superior (≈1,19) e menor envelhecimento (≈181), sugerindo territórios relativamente mais jovens e em expansão. O cluster 1 surge como um perfil intermédio: população residente média moderada (≈33 014), mudança populacional positiva (≈381) e valores de envelhecimento elevados (≈224), mantendo um índice de dependência alto (≈66,1). Por fim, o cluster 3, apesar de ser o mais numeroso, caracteriza-se por um perfil globalmente mais desfavorável do ponto de vista demográfico: menor crescimento efetivo (≈0,819) e envelhecimento mais elevado (≈264), associado a um índice de dependência também elevado (≈67,0), sendo consistente com municípios de menor dinâmica e maior envelhecimento populacional.</w:t>
      </w:r>
    </w:p>
    <w:p w:rsidRPr="002D3B5E" w:rsidR="004E3C66" w:rsidP="0CCC993A" w:rsidRDefault="004E3C66" w14:paraId="7AACCD50" w14:textId="4FF14DCC">
      <w:pPr>
        <w:spacing w:line="360" w:lineRule="auto"/>
        <w:ind w:firstLine="708"/>
        <w:jc w:val="both"/>
        <w:rPr>
          <w:rFonts w:ascii="Times New Roman" w:hAnsi="Times New Roman" w:cs="Times New Roman"/>
          <w:b/>
          <w:i/>
          <w:lang w:val="en-US"/>
        </w:rPr>
      </w:pPr>
      <w:r w:rsidRPr="0CCC993A">
        <w:rPr>
          <w:rFonts w:ascii="Times New Roman" w:hAnsi="Times New Roman" w:cs="Times New Roman"/>
          <w:b/>
          <w:i/>
          <w:lang w:val="en-US"/>
        </w:rPr>
        <w:t>Perfil dos clusters (Ward, K = 3)</w:t>
      </w:r>
    </w:p>
    <w:p w:rsidRPr="004E3C66" w:rsidR="004E3C66" w:rsidP="0CCC993A" w:rsidRDefault="004E3C66" w14:paraId="7FB38C8C" w14:textId="783CF61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E3C66">
        <w:rPr>
          <w:rFonts w:ascii="Times New Roman" w:hAnsi="Times New Roman" w:cs="Times New Roman"/>
        </w:rPr>
        <w:t>No método hierárquico de Ward (K = 3), a estrutura obtida também evidencia um cluster dominante (cluster 1, n = 205), com perfis próximos dos municípios “médios” da amostra: crescimento efetivo inferior (≈0,802), envelhecimento elevado (≈265) e índice de dependência elevado (≈67,1), com valores mais baixos de população estrangeira e residente. O cluster 2 (n = 10) corresponde ao grupo com maior dimensão populacional (população residente média ≈122 481) e maior mudança de população (≈1440), com envelhecimento mais baixo (≈184) e índice de dependência mais reduzido (≈55,6), apontando novamente para municípios mais dinâmicos e demograficamente mais “jovens”. O cluster 3 (n = 11) destaca-se por crescimento efetivo mais elevado (≈1,32) e valores altos de dependência de jovens (≈21,9), com população residente moderada (≈31 388), sugerindo municípios com maior renovação demográfica relativa, apesar de não serem necessariamente os mais populosos.</w:t>
      </w:r>
    </w:p>
    <w:p w:rsidRPr="002D3B5E" w:rsidR="004E3C66" w:rsidP="0CCC993A" w:rsidRDefault="004E3C66" w14:paraId="49F55C00" w14:textId="629E4B69">
      <w:pPr>
        <w:spacing w:line="360" w:lineRule="auto"/>
        <w:ind w:firstLine="708"/>
        <w:jc w:val="both"/>
        <w:rPr>
          <w:rFonts w:ascii="Times New Roman" w:hAnsi="Times New Roman" w:cs="Times New Roman"/>
          <w:b/>
          <w:i/>
        </w:rPr>
      </w:pPr>
      <w:r w:rsidRPr="0CCC993A">
        <w:rPr>
          <w:rFonts w:ascii="Times New Roman" w:hAnsi="Times New Roman" w:cs="Times New Roman"/>
          <w:b/>
          <w:i/>
        </w:rPr>
        <w:t>Perfil dos clusters (GMM, K = 8)</w:t>
      </w:r>
    </w:p>
    <w:p w:rsidRPr="004E3C66" w:rsidR="004E3C66" w:rsidP="0CCC993A" w:rsidRDefault="004E3C66" w14:paraId="34CC962E" w14:textId="4F91DAA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E3C66">
        <w:rPr>
          <w:rFonts w:ascii="Times New Roman" w:hAnsi="Times New Roman" w:cs="Times New Roman"/>
        </w:rPr>
        <w:t>No GMM, a segmentação é mais fina e capta heterogeneidade adicional. O cluster 4 (n = 8) representa municípios com população residente média muito elevada (≈133 570), população estrangeira elevada (≈10 142) e mudança populacional muito alta (≈1666), em linha com territórios urbanos</w:t>
      </w:r>
      <w:r w:rsidR="001B050F">
        <w:rPr>
          <w:rFonts w:ascii="Times New Roman" w:hAnsi="Times New Roman" w:cs="Times New Roman"/>
        </w:rPr>
        <w:t xml:space="preserve"> ou </w:t>
      </w:r>
      <w:r w:rsidRPr="004E3C66">
        <w:rPr>
          <w:rFonts w:ascii="Times New Roman" w:hAnsi="Times New Roman" w:cs="Times New Roman"/>
        </w:rPr>
        <w:t>fortemente atrativos. Os clusters 2 e 3 evidenciam perfis opostos: o cluster 2 (n = 10) apresenta envelhecimento baixo (≈162) e um índice de dependência mais reduzido (≈52,9), mas crescimento efetivo baixo (≈0,639); já o cluster 3 (n = 32) tem um perfil claramente mais envelhecido (envelhecimento ≈360) e maior índice de dependência (≈76,5), com valores muito reduzidos de população estrangeira (≈303) e residente (≈8294), sugerindo municípios pequenos e estruturalmente envelhecidos. O cluster 1 (n = 138) agrega a maior parte dos municípios com valores demográficos intermédios, enquanto clusters como o 5 (n = 12) e 7 (n = 6) representam perfis específicos (ex.: crescimento efetivo alto no cluster 5 e maior população residente no cluster 7).</w:t>
      </w:r>
    </w:p>
    <w:p w:rsidRPr="002D3B5E" w:rsidR="004E3C66" w:rsidP="2D47E323" w:rsidRDefault="004E3C66" w14:paraId="46833A2F" w14:textId="5E287F9B">
      <w:pPr>
        <w:spacing w:line="360" w:lineRule="auto"/>
        <w:ind w:firstLine="708"/>
        <w:jc w:val="both"/>
        <w:rPr>
          <w:rFonts w:ascii="Times New Roman" w:hAnsi="Times New Roman" w:cs="Times New Roman"/>
          <w:b/>
          <w:i/>
        </w:rPr>
      </w:pPr>
      <w:r w:rsidRPr="2B58C332">
        <w:rPr>
          <w:rFonts w:ascii="Times New Roman" w:hAnsi="Times New Roman" w:cs="Times New Roman"/>
          <w:b/>
          <w:i/>
        </w:rPr>
        <w:t xml:space="preserve">Síntese </w:t>
      </w:r>
      <w:r w:rsidRPr="2B58C332" w:rsidR="7F369D5F">
        <w:rPr>
          <w:rFonts w:ascii="Times New Roman" w:hAnsi="Times New Roman" w:cs="Times New Roman"/>
          <w:b/>
          <w:i/>
        </w:rPr>
        <w:t>global</w:t>
      </w:r>
    </w:p>
    <w:p w:rsidR="00F537AE" w:rsidP="2B58C332" w:rsidRDefault="004E3C66" w14:paraId="63A1E7E9" w14:textId="57C9800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CCC993A">
        <w:rPr>
          <w:rFonts w:ascii="Times New Roman" w:hAnsi="Times New Roman" w:cs="Times New Roman"/>
        </w:rPr>
        <w:t>Globalmente, os três métodos identificam um padrão consistente: existe um grupo associado a municípios mais populosos e demograficamente mais dinâmicos (maior mudança populacional, maior crescimento efetivo, menor envelhecimento e menor dependência), e um grupo mais amplo associado a municípios com maior envelhecimento e menor dinamismo populacional. A principal diferença é o nível de detalhe: enquanto K-means e Ward (K = 3) fornecem uma leitura mais sintética e facilmente comunicável, o GMM permite uma leitura mais granular, separando perfis extremos (municípios muito pequenos e envelhecidos vs. municípios urbanos e atrativos), reforçando a interpretação demográfica dos clusters obtidos no espaço das componentes principais.</w:t>
      </w:r>
      <w:r w:rsidRPr="0CCC993A">
        <w:rPr>
          <w:rFonts w:ascii="Times New Roman" w:hAnsi="Times New Roman" w:cs="Times New Roman"/>
          <w:b/>
          <w:bCs/>
        </w:rPr>
        <w:t xml:space="preserve"> </w:t>
      </w:r>
    </w:p>
    <w:p w:rsidR="00F537AE" w:rsidP="0CCC993A" w:rsidRDefault="00443C5D" w14:paraId="2F784ED8" w14:textId="310C39D4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44393C55" w:rsidR="2F664C1B">
        <w:rPr>
          <w:rFonts w:ascii="Times New Roman" w:hAnsi="Times New Roman" w:cs="Times New Roman"/>
          <w:b w:val="1"/>
          <w:bCs w:val="1"/>
          <w:sz w:val="28"/>
          <w:szCs w:val="28"/>
        </w:rPr>
        <w:t>C</w:t>
      </w:r>
      <w:r w:rsidRPr="44393C55" w:rsidR="2F664C1B">
        <w:rPr>
          <w:rFonts w:ascii="Times New Roman" w:hAnsi="Times New Roman" w:cs="Times New Roman"/>
          <w:b w:val="1"/>
          <w:bCs w:val="1"/>
          <w:sz w:val="28"/>
          <w:szCs w:val="28"/>
        </w:rPr>
        <w:t>onclusão</w:t>
      </w:r>
    </w:p>
    <w:p w:rsidRPr="002A25E0" w:rsidR="002A25E0" w:rsidP="002A25E0" w:rsidRDefault="002A25E0" w14:paraId="6F459A0A" w14:textId="711AC69C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A25E0">
        <w:rPr>
          <w:rFonts w:ascii="Times New Roman" w:hAnsi="Times New Roman" w:cs="Times New Roman"/>
        </w:rPr>
        <w:t>O presente estudo analisou os determinantes estruturais do desemprego jovem nos municípios portugueses, recorrendo a técnicas de redução de dimensionalidade e de classificação não supervisionada, de forma a captar padrões territoriais latentes e perfis homogéneos de municípios.</w:t>
      </w:r>
    </w:p>
    <w:p w:rsidRPr="002A25E0" w:rsidR="002A25E0" w:rsidP="002A25E0" w:rsidRDefault="002A25E0" w14:paraId="5C336865" w14:textId="7777777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A25E0">
        <w:rPr>
          <w:rFonts w:ascii="Times New Roman" w:hAnsi="Times New Roman" w:cs="Times New Roman"/>
        </w:rPr>
        <w:t>A aplicação da Análise de Componentes Principais (PCA), após validação estatística dos dados (remoção de variáveis com correlação perfeita e fraca adequação fatorial), permitiu identificar duas componentes principais com interpretação económica clara.</w:t>
      </w:r>
    </w:p>
    <w:p w:rsidRPr="002A25E0" w:rsidR="002A25E0" w:rsidP="002A25E0" w:rsidRDefault="002A25E0" w14:paraId="3B38C0C9" w14:textId="7777777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A25E0">
        <w:rPr>
          <w:rFonts w:ascii="Times New Roman" w:hAnsi="Times New Roman" w:cs="Times New Roman"/>
        </w:rPr>
        <w:t>A primeira componente (PC1) representa a dinâmica empresarial e económica, estando fortemente associada à concentração de empresas, emprego por conta de outrem, custos com pessoal e rendimentos médios. Valores elevados nesta componente caracterizam municípios economicamente dinâmicos, enquanto valores baixos refletem territórios com menor densidade produtiva.</w:t>
      </w:r>
    </w:p>
    <w:p w:rsidRPr="002A25E0" w:rsidR="002A25E0" w:rsidP="002A25E0" w:rsidRDefault="002A25E0" w14:paraId="7E36951E" w14:textId="496314B8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A25E0">
        <w:rPr>
          <w:rFonts w:ascii="Times New Roman" w:hAnsi="Times New Roman" w:cs="Times New Roman"/>
        </w:rPr>
        <w:t>A segunda componente (PC2) traduz a dependência de mecanismos de proteção social, associando-se a variáveis como beneficiários e valores de subsídios, duração média dos apoios e indicadores sociais associados. Esta dimensão distingue municípios onde o desemprego jovem está mais relacionado com fragilidades sociais persistentes.</w:t>
      </w:r>
    </w:p>
    <w:p w:rsidRPr="002A25E0" w:rsidR="002A25E0" w:rsidP="002A25E0" w:rsidRDefault="002A25E0" w14:paraId="1A55696F" w14:textId="5346CF6D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A25E0">
        <w:rPr>
          <w:rFonts w:ascii="Times New Roman" w:hAnsi="Times New Roman" w:cs="Times New Roman"/>
        </w:rPr>
        <w:t>Com base nos scores destas componentes, procedeu-se à segmentação dos municípios através de três métodos de clustering: hierárquico (Ward), de partição (K-means) e probabilístico (Gaussian Mixture Models). Os métodos determinísticos convergiram numa solução de três clusters (K = 3), validada por uma largura média de silhouette próxima de 0,58, indicando uma estrutura de agrupamento consistente. O modelo probabilístico (GMM) identificou uma segmentação mais fina, mas confirmou a coerência global dos padrões territoriais observados.</w:t>
      </w:r>
    </w:p>
    <w:p w:rsidRPr="002A25E0" w:rsidR="002A25E0" w:rsidP="002A25E0" w:rsidRDefault="002A25E0" w14:paraId="59BA7554" w14:textId="7777777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A25E0">
        <w:rPr>
          <w:rFonts w:ascii="Times New Roman" w:hAnsi="Times New Roman" w:cs="Times New Roman"/>
        </w:rPr>
        <w:t>A análise conjunta dos clusters e das variáveis de perfil permite caracterizar três tipos distintos de municípios.</w:t>
      </w:r>
    </w:p>
    <w:p w:rsidRPr="002A25E0" w:rsidR="002A25E0" w:rsidP="002A25E0" w:rsidRDefault="002A25E0" w14:paraId="61340595" w14:textId="7777777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A25E0">
        <w:rPr>
          <w:rFonts w:ascii="Times New Roman" w:hAnsi="Times New Roman" w:cs="Times New Roman"/>
        </w:rPr>
        <w:t>O Cluster 1 corresponde à maioria dos municípios e caracteriza-se por valores baixos ou negativos na dimensão empresarial, elevados índices de envelhecimento e dependência, crescimento populacional reduzido e menor presença de população estrangeira. Este grupo representa territórios predominantemente envelhecidos e estruturalmente frágeis, onde o desemprego jovem assume um caráter persistente devido à escassez de oportunidades económicas.</w:t>
      </w:r>
    </w:p>
    <w:p w:rsidRPr="002A25E0" w:rsidR="002A25E0" w:rsidP="002A25E0" w:rsidRDefault="002A25E0" w14:paraId="23C71ED1" w14:textId="7777777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A25E0">
        <w:rPr>
          <w:rFonts w:ascii="Times New Roman" w:hAnsi="Times New Roman" w:cs="Times New Roman"/>
        </w:rPr>
        <w:t>O Cluster 2, embora minoritário, agrega municípios com elevada dinâmica empresarial, maior crescimento populacional, menor envelhecimento relativo e maior atração de população estrangeira. Nestes territórios, o desemprego jovem tende a refletir um contexto mais competitivo, associado a mercados de trabalho dinâmicos e exigentes.</w:t>
      </w:r>
    </w:p>
    <w:p w:rsidRPr="002A25E0" w:rsidR="002A25E0" w:rsidP="002A25E0" w:rsidRDefault="002A25E0" w14:paraId="7D3DA11F" w14:textId="1C28A88D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A25E0">
        <w:rPr>
          <w:rFonts w:ascii="Times New Roman" w:hAnsi="Times New Roman" w:cs="Times New Roman"/>
        </w:rPr>
        <w:t>O Cluster 3 apresenta um perfil intermédio, combinando alguma capacidade económica com níveis ainda relevantes de dependência social. Estes municípios revelam transições estruturais em curso, onde coexistem oportunidades económicas e fragilidades sociais.</w:t>
      </w:r>
    </w:p>
    <w:p w:rsidRPr="008050BD" w:rsidR="00A727F7" w:rsidP="00A54081" w:rsidRDefault="002A25E0" w14:paraId="2E2A5277" w14:textId="5ED6DFB2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A25E0">
        <w:rPr>
          <w:rFonts w:ascii="Times New Roman" w:hAnsi="Times New Roman" w:cs="Times New Roman"/>
        </w:rPr>
        <w:t>Em síntese, os resultados mostram que o desemprego jovem em Portugal resulta da interação entre a estrutura económica local e o contexto sociodemográfico, refletindo processos de especialização territorial. Esta evidência reforça a necessidade de políticas públicas diferenciadas: estratégias orientadas para a qualificação e retenção de jovens nos territórios mais dinâmicos, e políticas de diversificação económica, atração de investimento produtivo e renovação demográfica nas regiões estruturalmente vulneráveis, de modo a quebrar ciclos persistentes de desemprego jovem.</w:t>
      </w:r>
    </w:p>
    <w:p w:rsidRPr="005E56A9" w:rsidR="04BAB418" w:rsidP="0019761A" w:rsidRDefault="00443C5D" w14:paraId="48359859" w14:textId="26841DC1">
      <w:pPr>
        <w:spacing w:line="360" w:lineRule="auto"/>
        <w:jc w:val="both"/>
        <w:rPr>
          <w:rFonts w:eastAsiaTheme="majorEastAsia"/>
          <w:sz w:val="28"/>
          <w:szCs w:val="28"/>
        </w:rPr>
      </w:pPr>
      <w:r w:rsidRPr="00E6118E">
        <w:br w:type="page"/>
      </w:r>
    </w:p>
    <w:p w:rsidRPr="00D65EFD" w:rsidR="00D65EFD" w:rsidP="00D65EFD" w:rsidRDefault="2F7FDE8A" w14:paraId="345CC102" w14:textId="7DC36B03">
      <w:pPr>
        <w:pStyle w:val="Heading1"/>
        <w:spacing w:line="360" w:lineRule="auto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1601988195" w:id="864002540"/>
      <w:r w:rsidRPr="44393C55" w:rsidR="0C1F31A5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Anexos</w:t>
      </w:r>
      <w:bookmarkEnd w:id="864002540"/>
    </w:p>
    <w:p w:rsidRPr="0047460A" w:rsidR="00D65EFD" w:rsidP="0096064E" w:rsidRDefault="00D65EFD" w14:paraId="5F8535DE" w14:textId="0EAFFD1D">
      <w:pPr>
        <w:spacing w:line="360" w:lineRule="auto"/>
        <w:jc w:val="both"/>
        <w:rPr>
          <w:rFonts w:ascii="Times New Roman" w:hAnsi="Times New Roman" w:cs="Times New Roman"/>
        </w:rPr>
      </w:pPr>
      <w:r w:rsidRPr="00A91480">
        <w:rPr>
          <w:rFonts w:ascii="Times New Roman" w:hAnsi="Times New Roman" w:cs="Times New Roman"/>
          <w:b/>
        </w:rPr>
        <w:t>Anexo</w:t>
      </w:r>
      <w:r w:rsidRPr="0047460A">
        <w:rPr>
          <w:rFonts w:ascii="Times New Roman" w:hAnsi="Times New Roman" w:cs="Times New Roman"/>
          <w:b/>
          <w:bCs/>
        </w:rPr>
        <w:t> 1</w:t>
      </w:r>
      <w:r w:rsidR="00A91480">
        <w:rPr>
          <w:rFonts w:ascii="Times New Roman" w:hAnsi="Times New Roman" w:cs="Times New Roman"/>
          <w:b/>
          <w:bCs/>
        </w:rPr>
        <w:t xml:space="preserve"> -</w:t>
      </w:r>
      <w:r w:rsidRPr="0047460A">
        <w:rPr>
          <w:rFonts w:ascii="Times New Roman" w:hAnsi="Times New Roman" w:cs="Times New Roman"/>
          <w:b/>
          <w:bCs/>
        </w:rPr>
        <w:t> </w:t>
      </w:r>
      <w:r>
        <w:rPr>
          <w:rFonts w:ascii="Times New Roman" w:hAnsi="Times New Roman" w:cs="Times New Roman"/>
          <w:b/>
          <w:bCs/>
        </w:rPr>
        <w:t>Processo de ETL</w:t>
      </w:r>
    </w:p>
    <w:p w:rsidR="00D65EFD" w:rsidP="00D65EFD" w:rsidRDefault="00D65EFD" w14:paraId="14707CB6" w14:textId="7777777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Foi realizado o processo de ETL para ambas as variáveis </w:t>
      </w:r>
      <w:r w:rsidRPr="00C5202B">
        <w:rPr>
          <w:rFonts w:ascii="Times New Roman" w:hAnsi="Times New Roman" w:cs="Times New Roman"/>
          <w:i/>
          <w:iCs/>
        </w:rPr>
        <w:t>input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e </w:t>
      </w:r>
      <w:r w:rsidRPr="00C5202B">
        <w:rPr>
          <w:rFonts w:ascii="Times New Roman" w:hAnsi="Times New Roman" w:cs="Times New Roman"/>
          <w:i/>
          <w:iCs/>
        </w:rPr>
        <w:t>profile</w:t>
      </w:r>
      <w:r>
        <w:rPr>
          <w:rFonts w:ascii="Times New Roman" w:hAnsi="Times New Roman" w:cs="Times New Roman"/>
        </w:rPr>
        <w:t xml:space="preserve">. </w:t>
      </w:r>
    </w:p>
    <w:p w:rsidRPr="00052548" w:rsidR="00D65EFD" w:rsidP="00D65EFD" w:rsidRDefault="00D65EFD" w14:paraId="3A6D1DA5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052548">
        <w:rPr>
          <w:rFonts w:ascii="Times New Roman" w:hAnsi="Times New Roman" w:cs="Times New Roman"/>
          <w:b/>
          <w:bCs/>
        </w:rPr>
        <w:t xml:space="preserve">Variáveis </w:t>
      </w:r>
      <w:r w:rsidRPr="00052548">
        <w:rPr>
          <w:rFonts w:ascii="Times New Roman" w:hAnsi="Times New Roman" w:cs="Times New Roman"/>
          <w:b/>
          <w:bCs/>
          <w:i/>
          <w:iCs/>
        </w:rPr>
        <w:t xml:space="preserve">input </w:t>
      </w:r>
    </w:p>
    <w:p w:rsidR="00D65EFD" w:rsidP="00D65EFD" w:rsidRDefault="00D65EFD" w14:paraId="07172061" w14:textId="7777777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Criou-se </w:t>
      </w:r>
      <w:r w:rsidRPr="003E7ED6">
        <w:rPr>
          <w:rFonts w:ascii="Times New Roman" w:hAnsi="Times New Roman" w:cs="Times New Roman"/>
        </w:rPr>
        <w:t>uma função que deteta dinamicamente os cabeçalhos dos ficheiros e recorrendo a expressões regulares, filtra apenas as observações dos municipais (código de 7 dígitos), eliminando totais regionais e caracteres não numéricos.</w:t>
      </w:r>
    </w:p>
    <w:p w:rsidR="00D65EFD" w:rsidP="00D65EFD" w:rsidRDefault="00D65EFD" w14:paraId="1D41F01F" w14:textId="77777777">
      <w:pPr>
        <w:spacing w:line="360" w:lineRule="auto"/>
        <w:ind w:firstLine="70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Após a junção de todos os ficheiros numa matriz única, os valores omissos foram tratados através da imputada pela mediana de cada variável, de forma a garantir um conjunto de dados completo e a condição necessária à aplicação da PCA e dos métodos de </w:t>
      </w:r>
      <w:r w:rsidRPr="0088387E">
        <w:rPr>
          <w:rFonts w:ascii="Times New Roman" w:hAnsi="Times New Roman" w:cs="Times New Roman"/>
          <w:i/>
          <w:iCs/>
        </w:rPr>
        <w:t>clustering</w:t>
      </w:r>
      <w:r>
        <w:rPr>
          <w:rFonts w:ascii="Times New Roman" w:hAnsi="Times New Roman" w:cs="Times New Roman"/>
        </w:rPr>
        <w:t xml:space="preserve">, </w:t>
      </w:r>
      <w:r w:rsidRPr="008E0963">
        <w:rPr>
          <w:rFonts w:ascii="Times New Roman" w:hAnsi="Times New Roman" w:cs="Times New Roman"/>
        </w:rPr>
        <w:t>garant</w:t>
      </w:r>
      <w:r>
        <w:rPr>
          <w:rFonts w:ascii="Times New Roman" w:hAnsi="Times New Roman" w:cs="Times New Roman"/>
        </w:rPr>
        <w:t>e</w:t>
      </w:r>
      <w:r w:rsidRPr="008E0963">
        <w:rPr>
          <w:rFonts w:ascii="Times New Roman" w:hAnsi="Times New Roman" w:cs="Times New Roman"/>
        </w:rPr>
        <w:t xml:space="preserve"> que diferentes escalas de medida não enviesam os resultados</w:t>
      </w:r>
      <w:r>
        <w:rPr>
          <w:rFonts w:ascii="Times New Roman" w:hAnsi="Times New Roman" w:cs="Times New Roman"/>
        </w:rPr>
        <w:t>. A escolha da mediana permite também reduzir a influência de valores extremos. Por fim, foi feito a redução de ruído. Remove as variáveis com variância nula, pois não contribuem para a diferenciação dos municípios. P</w:t>
      </w:r>
      <w:r w:rsidRPr="0032125E">
        <w:rPr>
          <w:rFonts w:ascii="Times New Roman" w:hAnsi="Times New Roman" w:cs="Times New Roman"/>
        </w:rPr>
        <w:t>rovoca falhas nos cálculos</w:t>
      </w:r>
      <w:r>
        <w:rPr>
          <w:rFonts w:ascii="Times New Roman" w:hAnsi="Times New Roman" w:cs="Times New Roman"/>
        </w:rPr>
        <w:t xml:space="preserve">, </w:t>
      </w:r>
      <w:r w:rsidRPr="0032125E">
        <w:rPr>
          <w:rFonts w:ascii="Times New Roman" w:hAnsi="Times New Roman" w:cs="Times New Roman"/>
        </w:rPr>
        <w:t xml:space="preserve">devido à divisão por zero, impossibilitando a padronização dos dados, que é a base essencial para </w:t>
      </w:r>
      <w:r>
        <w:rPr>
          <w:rFonts w:ascii="Times New Roman" w:hAnsi="Times New Roman" w:cs="Times New Roman"/>
        </w:rPr>
        <w:t>execução d</w:t>
      </w:r>
      <w:r w:rsidRPr="0032125E">
        <w:rPr>
          <w:rFonts w:ascii="Times New Roman" w:hAnsi="Times New Roman" w:cs="Times New Roman"/>
        </w:rPr>
        <w:t>a PCA.</w:t>
      </w:r>
      <w:r>
        <w:rPr>
          <w:rFonts w:ascii="Times New Roman" w:hAnsi="Times New Roman" w:cs="Times New Roman"/>
        </w:rPr>
        <w:t xml:space="preserve"> </w:t>
      </w:r>
      <w:r w:rsidRPr="0093571C">
        <w:rPr>
          <w:rFonts w:ascii="Times New Roman" w:hAnsi="Times New Roman" w:cs="Times New Roman"/>
        </w:rPr>
        <w:t xml:space="preserve">Não foi efetuada a remoção explícita de </w:t>
      </w:r>
      <w:r w:rsidRPr="000F19BD">
        <w:rPr>
          <w:rFonts w:ascii="Times New Roman" w:hAnsi="Times New Roman" w:cs="Times New Roman"/>
          <w:i/>
          <w:iCs/>
        </w:rPr>
        <w:t>outliers</w:t>
      </w:r>
      <w:r w:rsidRPr="0093571C">
        <w:rPr>
          <w:rFonts w:ascii="Times New Roman" w:hAnsi="Times New Roman" w:cs="Times New Roman"/>
        </w:rPr>
        <w:t>. No entanto, o impacto de observações extremas foi mitigado através da estandardização das variáveis e da aplicação prévia da</w:t>
      </w:r>
      <w:r>
        <w:rPr>
          <w:rFonts w:ascii="Times New Roman" w:hAnsi="Times New Roman" w:cs="Times New Roman"/>
        </w:rPr>
        <w:t xml:space="preserve"> aplicação de PCA</w:t>
      </w:r>
      <w:r w:rsidRPr="0093571C">
        <w:rPr>
          <w:rFonts w:ascii="Times New Roman" w:hAnsi="Times New Roman" w:cs="Times New Roman"/>
        </w:rPr>
        <w:t xml:space="preserve">, abordagem comum em contextos de </w:t>
      </w:r>
      <w:r w:rsidRPr="000F19BD">
        <w:rPr>
          <w:rFonts w:ascii="Times New Roman" w:hAnsi="Times New Roman" w:cs="Times New Roman"/>
          <w:i/>
          <w:iCs/>
        </w:rPr>
        <w:t>clustering</w:t>
      </w:r>
      <w:r w:rsidRPr="0093571C">
        <w:rPr>
          <w:rFonts w:ascii="Times New Roman" w:hAnsi="Times New Roman" w:cs="Times New Roman"/>
        </w:rPr>
        <w:t xml:space="preserve"> multivariado.</w:t>
      </w:r>
    </w:p>
    <w:p w:rsidRPr="005E56A9" w:rsidR="00D65EFD" w:rsidP="00D65EFD" w:rsidRDefault="00D65EFD" w14:paraId="05A5A8A9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56A9">
        <w:rPr>
          <w:rFonts w:ascii="Times New Roman" w:hAnsi="Times New Roman" w:cs="Times New Roman"/>
          <w:b/>
          <w:bCs/>
        </w:rPr>
        <w:t xml:space="preserve">Variáveis </w:t>
      </w:r>
      <w:r w:rsidRPr="005E56A9">
        <w:rPr>
          <w:rFonts w:ascii="Times New Roman" w:hAnsi="Times New Roman" w:cs="Times New Roman"/>
          <w:b/>
          <w:bCs/>
          <w:i/>
          <w:iCs/>
        </w:rPr>
        <w:t xml:space="preserve">profile </w:t>
      </w:r>
    </w:p>
    <w:p w:rsidR="00D65EFD" w:rsidP="00D65EFD" w:rsidRDefault="00D65EFD" w14:paraId="3F44153D" w14:textId="7777777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42CDD">
        <w:rPr>
          <w:rFonts w:ascii="Times New Roman" w:hAnsi="Times New Roman" w:cs="Times New Roman"/>
        </w:rPr>
        <w:t xml:space="preserve">O tratamento das variáveis </w:t>
      </w:r>
      <w:r w:rsidRPr="00242CDD">
        <w:rPr>
          <w:rFonts w:ascii="Times New Roman" w:hAnsi="Times New Roman" w:cs="Times New Roman"/>
          <w:i/>
          <w:iCs/>
        </w:rPr>
        <w:t>Profile</w:t>
      </w:r>
      <w:r w:rsidRPr="00242CDD">
        <w:rPr>
          <w:rFonts w:ascii="Times New Roman" w:hAnsi="Times New Roman" w:cs="Times New Roman"/>
        </w:rPr>
        <w:t xml:space="preserve"> focou-se na </w:t>
      </w:r>
      <w:r>
        <w:rPr>
          <w:rFonts w:ascii="Times New Roman" w:hAnsi="Times New Roman" w:cs="Times New Roman"/>
        </w:rPr>
        <w:t xml:space="preserve">padronização e </w:t>
      </w:r>
      <w:r w:rsidRPr="00242CDD">
        <w:rPr>
          <w:rFonts w:ascii="Times New Roman" w:hAnsi="Times New Roman" w:cs="Times New Roman"/>
        </w:rPr>
        <w:t xml:space="preserve">consolidação da informação à escala municipal. </w:t>
      </w:r>
      <w:r w:rsidRPr="00D533FA">
        <w:rPr>
          <w:rFonts w:ascii="Times New Roman" w:hAnsi="Times New Roman" w:cs="Times New Roman"/>
        </w:rPr>
        <w:t>Através de um algoritmo de leitura automatizado, procedeu-se à limpeza de caracteres não numéricos e à filtragem dos dados.</w:t>
      </w:r>
    </w:p>
    <w:p w:rsidR="00D65EFD" w:rsidP="00D65EFD" w:rsidRDefault="00D65EFD" w14:paraId="31EFA7B1" w14:textId="7777777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242CDD">
        <w:rPr>
          <w:rFonts w:ascii="Times New Roman" w:hAnsi="Times New Roman" w:cs="Times New Roman"/>
        </w:rPr>
        <w:t>Dado que as fontes originais apresentam frequentemente dados segmentados, foi aplicada uma agregação para sintetizar a informação num único registo por território.</w:t>
      </w:r>
      <w:r>
        <w:rPr>
          <w:rFonts w:ascii="Times New Roman" w:hAnsi="Times New Roman" w:cs="Times New Roman"/>
        </w:rPr>
        <w:t xml:space="preserve"> </w:t>
      </w:r>
      <w:r w:rsidRPr="00242CDD">
        <w:rPr>
          <w:rFonts w:ascii="Times New Roman" w:hAnsi="Times New Roman" w:eastAsia="Times New Roman" w:cs="Times New Roman"/>
          <w:kern w:val="0"/>
          <w:lang w:eastAsia="zh-CN"/>
          <w14:ligatures w14:val="none"/>
        </w:rPr>
        <w:t xml:space="preserve">Após esta unificação, as variáveis ficam cruzadas com o </w:t>
      </w:r>
      <w:r w:rsidRPr="00242CDD">
        <w:rPr>
          <w:rFonts w:ascii="Times New Roman" w:hAnsi="Times New Roman" w:eastAsia="Times New Roman" w:cs="Times New Roman"/>
          <w:i/>
          <w:iCs/>
          <w:kern w:val="0"/>
          <w:lang w:eastAsia="zh-CN"/>
          <w14:ligatures w14:val="none"/>
        </w:rPr>
        <w:t>dataset</w:t>
      </w:r>
      <w:r w:rsidRPr="00242CDD">
        <w:rPr>
          <w:rFonts w:ascii="Times New Roman" w:hAnsi="Times New Roman" w:eastAsia="Times New Roman" w:cs="Times New Roman"/>
          <w:kern w:val="0"/>
          <w:lang w:eastAsia="zh-CN"/>
          <w14:ligatures w14:val="none"/>
        </w:rPr>
        <w:t xml:space="preserve"> principal, tem como objetivo a descrever e interpretar os grupos (</w:t>
      </w:r>
      <w:r w:rsidRPr="00242CDD">
        <w:rPr>
          <w:rFonts w:ascii="Times New Roman" w:hAnsi="Times New Roman" w:eastAsia="Times New Roman" w:cs="Times New Roman"/>
          <w:i/>
          <w:iCs/>
          <w:kern w:val="0"/>
          <w:lang w:eastAsia="zh-CN"/>
          <w14:ligatures w14:val="none"/>
        </w:rPr>
        <w:t>clusters</w:t>
      </w:r>
      <w:r w:rsidRPr="00242CDD">
        <w:rPr>
          <w:rFonts w:ascii="Times New Roman" w:hAnsi="Times New Roman" w:eastAsia="Times New Roman" w:cs="Times New Roman"/>
          <w:kern w:val="0"/>
          <w:lang w:eastAsia="zh-CN"/>
          <w14:ligatures w14:val="none"/>
        </w:rPr>
        <w:t>) identificados pelo modelo.</w:t>
      </w:r>
    </w:p>
    <w:p w:rsidRPr="0090544B" w:rsidR="00D65EFD" w:rsidP="00D65EFD" w:rsidRDefault="00D65EFD" w14:paraId="520105AB" w14:textId="77777777">
      <w:pPr>
        <w:spacing w:line="360" w:lineRule="auto"/>
        <w:ind w:firstLine="706"/>
        <w:jc w:val="both"/>
        <w:rPr>
          <w:rFonts w:ascii="Times New Roman" w:hAnsi="Times New Roman" w:cs="Times New Roman"/>
        </w:rPr>
      </w:pPr>
      <w:r w:rsidRPr="00096A6F">
        <w:rPr>
          <w:rFonts w:ascii="Times New Roman" w:hAnsi="Times New Roman" w:cs="Times New Roman"/>
        </w:rPr>
        <w:t xml:space="preserve">No gráfico seguinte </w:t>
      </w:r>
      <w:r>
        <w:rPr>
          <w:rFonts w:ascii="Times New Roman" w:hAnsi="Times New Roman" w:cs="Times New Roman"/>
        </w:rPr>
        <w:t xml:space="preserve">apresenta as variáveis </w:t>
      </w:r>
      <w:r w:rsidRPr="00727845">
        <w:rPr>
          <w:rFonts w:ascii="Times New Roman" w:hAnsi="Times New Roman" w:cs="Times New Roman"/>
          <w:i/>
          <w:iCs/>
        </w:rPr>
        <w:t>input</w:t>
      </w:r>
      <w:r>
        <w:rPr>
          <w:rFonts w:ascii="Times New Roman" w:hAnsi="Times New Roman" w:cs="Times New Roman"/>
        </w:rPr>
        <w:t xml:space="preserve"> escolhidos para a modelação e as informações adicionais (Nº de municípios: 226 e Nº de variáveis </w:t>
      </w:r>
      <w:r w:rsidRPr="00727845">
        <w:rPr>
          <w:rFonts w:ascii="Times New Roman" w:hAnsi="Times New Roman" w:cs="Times New Roman"/>
          <w:i/>
          <w:iCs/>
        </w:rPr>
        <w:t>input</w:t>
      </w:r>
      <w:r>
        <w:rPr>
          <w:rFonts w:ascii="Times New Roman" w:hAnsi="Times New Roman" w:cs="Times New Roman"/>
        </w:rPr>
        <w:t xml:space="preserve">: 28): </w:t>
      </w:r>
    </w:p>
    <w:p w:rsidR="00F31914" w:rsidP="00F31914" w:rsidRDefault="00D65EFD" w14:paraId="78D68363" w14:textId="0F062312">
      <w:r w:rsidRPr="009B0114">
        <w:rPr>
          <w:noProof/>
          <w:lang w:val="en-US"/>
        </w:rPr>
        <w:drawing>
          <wp:inline distT="0" distB="0" distL="0" distR="0" wp14:anchorId="797C142C" wp14:editId="2636D3FA">
            <wp:extent cx="5400040" cy="4012556"/>
            <wp:effectExtent l="0" t="0" r="0" b="7620"/>
            <wp:docPr id="11563909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90900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EFD" w:rsidP="00D65EFD" w:rsidRDefault="00D65EFD" w14:paraId="50E045E1" w14:textId="7777777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05C78">
        <w:rPr>
          <w:rFonts w:ascii="Times New Roman" w:hAnsi="Times New Roman" w:cs="Times New Roman"/>
        </w:rPr>
        <w:t>No gráfico seguinte</w:t>
      </w:r>
      <w:r>
        <w:rPr>
          <w:rFonts w:ascii="Times New Roman" w:hAnsi="Times New Roman" w:cs="Times New Roman"/>
        </w:rPr>
        <w:t xml:space="preserve"> representa o número total de municípios (336) e total de variáveis </w:t>
      </w:r>
      <w:r w:rsidRPr="007A47A2">
        <w:rPr>
          <w:rFonts w:ascii="Times New Roman" w:hAnsi="Times New Roman" w:cs="Times New Roman"/>
          <w:i/>
          <w:iCs/>
        </w:rPr>
        <w:t>profile</w:t>
      </w:r>
      <w:r>
        <w:rPr>
          <w:rFonts w:ascii="Times New Roman" w:hAnsi="Times New Roman" w:cs="Times New Roman"/>
        </w:rPr>
        <w:t xml:space="preserve"> (7, no gráfico representa 8 variáveis devido a contagem com a coluna municípios) que foram utilizados. E fornece adicionalmente uma visual das linhas iniciais da matriz de dados: </w:t>
      </w:r>
    </w:p>
    <w:p w:rsidR="00D65EFD" w:rsidRDefault="00D65EFD" w14:paraId="5D72040A" w14:textId="6099AC4A">
      <w:r>
        <w:drawing>
          <wp:inline distT="0" distB="0" distL="0" distR="0" wp14:anchorId="0E6ED123" wp14:editId="5604A1D3">
            <wp:extent cx="5400040" cy="1367790"/>
            <wp:effectExtent l="0" t="0" r="0" b="3810"/>
            <wp:docPr id="836008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087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56AFDC" w:rsidP="7E56AFDC" w:rsidRDefault="7E56AFDC" w14:paraId="7944128D" w14:textId="7BD76F20"/>
    <w:p w:rsidR="7E56AFDC" w:rsidRDefault="7E56AFDC" w14:paraId="0E285FF1" w14:textId="2A0296E9">
      <w:r>
        <w:br w:type="page"/>
      </w:r>
    </w:p>
    <w:p w:rsidRPr="00A91480" w:rsidR="63E4DB71" w:rsidP="006D4546" w:rsidRDefault="63E4DB71" w14:paraId="0DC4100D" w14:textId="4953C7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91480">
        <w:rPr>
          <w:rFonts w:ascii="Times New Roman" w:hAnsi="Times New Roman" w:cs="Times New Roman"/>
          <w:b/>
          <w:bCs/>
        </w:rPr>
        <w:t xml:space="preserve">Anexo 2 – Matriz de Covariâncias </w:t>
      </w:r>
    </w:p>
    <w:p w:rsidR="3C90B603" w:rsidP="7E56AFDC" w:rsidRDefault="3C90B603" w14:paraId="0692D84A" w14:textId="53C2C816">
      <w:pPr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3F8A01C6" wp14:editId="7FA1A5E1">
            <wp:extent cx="5400040" cy="5400040"/>
            <wp:effectExtent l="0" t="0" r="0" b="0"/>
            <wp:docPr id="1303836657" name="Picture 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1446" name="Picture 2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6F6" w:rsidP="006D4546" w:rsidRDefault="000506F6" w14:paraId="15D4546A" w14:textId="0E883A3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:rsidRPr="00A91480" w:rsidR="7F2DED88" w:rsidP="006D4546" w:rsidRDefault="7F2DED88" w14:paraId="4AD2C0B9" w14:textId="34155B2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91480">
        <w:rPr>
          <w:rFonts w:ascii="Times New Roman" w:hAnsi="Times New Roman" w:cs="Times New Roman"/>
          <w:b/>
          <w:bCs/>
        </w:rPr>
        <w:t>Anexo 3 – Teste de Bartlett</w:t>
      </w:r>
    </w:p>
    <w:p w:rsidRPr="001866DE" w:rsidR="7E56AFDC" w:rsidRDefault="7F2DED88" w14:paraId="081A254E" w14:textId="037CC519">
      <w:pPr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41EDA2A5" wp14:editId="3B988614">
            <wp:extent cx="2895600" cy="1976562"/>
            <wp:effectExtent l="0" t="0" r="0" b="5080"/>
            <wp:docPr id="8169046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615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450" cy="197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91480" w:rsidR="312CB252" w:rsidP="006D4546" w:rsidRDefault="312CB252" w14:paraId="6504A3C5" w14:textId="60A6F28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91480">
        <w:rPr>
          <w:rFonts w:ascii="Times New Roman" w:hAnsi="Times New Roman" w:cs="Times New Roman"/>
          <w:b/>
          <w:bCs/>
        </w:rPr>
        <w:t>Anexo 4 - KMO</w:t>
      </w:r>
    </w:p>
    <w:p w:rsidR="382F64F7" w:rsidP="7E56AFDC" w:rsidRDefault="382F64F7" w14:paraId="0F93BE66" w14:textId="1C3BE561">
      <w:r>
        <w:rPr>
          <w:noProof/>
        </w:rPr>
        <w:drawing>
          <wp:inline distT="0" distB="0" distL="0" distR="0" wp14:anchorId="2767D9E8" wp14:editId="00678478">
            <wp:extent cx="2492284" cy="2364814"/>
            <wp:effectExtent l="0" t="0" r="0" b="0"/>
            <wp:docPr id="2827958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9584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284" cy="236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56AFDC" w:rsidP="7E56AFDC" w:rsidRDefault="7E56AFDC" w14:paraId="1809F75D" w14:textId="3B7A1827"/>
    <w:p w:rsidRPr="00A91480" w:rsidR="039CD14A" w:rsidP="006D4546" w:rsidRDefault="039CD14A" w14:paraId="19C33475" w14:textId="744B42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91480">
        <w:rPr>
          <w:rFonts w:ascii="Times New Roman" w:hAnsi="Times New Roman" w:cs="Times New Roman"/>
          <w:b/>
          <w:bCs/>
        </w:rPr>
        <w:t>Anexo 5 - Critério de Kaiser</w:t>
      </w:r>
    </w:p>
    <w:p w:rsidR="039CD14A" w:rsidP="7E56AFDC" w:rsidRDefault="039CD14A" w14:paraId="03620542" w14:textId="69CDB080">
      <w:pPr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6E740241" wp14:editId="4454B092">
            <wp:extent cx="5400675" cy="428625"/>
            <wp:effectExtent l="0" t="0" r="0" b="0"/>
            <wp:docPr id="14907506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172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6F6" w:rsidP="006D4546" w:rsidRDefault="000506F6" w14:paraId="2D95AAE5" w14:textId="7CD5E6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:rsidRPr="00A91480" w:rsidR="5829A538" w:rsidP="006D4546" w:rsidRDefault="5829A538" w14:paraId="465BAD1A" w14:textId="6B1E5F6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91480">
        <w:rPr>
          <w:rFonts w:ascii="Times New Roman" w:hAnsi="Times New Roman" w:cs="Times New Roman"/>
          <w:b/>
          <w:bCs/>
        </w:rPr>
        <w:t>Anexo 6 - Critério da Variância Explicada</w:t>
      </w:r>
    </w:p>
    <w:p w:rsidR="5829A538" w:rsidP="7E56AFDC" w:rsidRDefault="5829A538" w14:paraId="7611CA97" w14:textId="4FC92C41">
      <w:pPr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2B8F46B5" wp14:editId="4D17A715">
            <wp:extent cx="5400675" cy="1190625"/>
            <wp:effectExtent l="0" t="0" r="0" b="0"/>
            <wp:docPr id="2052339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229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56AFDC" w:rsidP="7E56AFDC" w:rsidRDefault="7E56AFDC" w14:paraId="57110D17" w14:textId="53DBB092"/>
    <w:p w:rsidR="7E56AFDC" w:rsidRDefault="7E56AFDC" w14:paraId="48F5B4CA" w14:textId="3447D658">
      <w:r>
        <w:br w:type="page"/>
      </w:r>
    </w:p>
    <w:p w:rsidRPr="00A91480" w:rsidR="683F1E25" w:rsidP="006D4546" w:rsidRDefault="683F1E25" w14:paraId="68AEB96E" w14:textId="5569EF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91480">
        <w:rPr>
          <w:rFonts w:ascii="Times New Roman" w:hAnsi="Times New Roman" w:cs="Times New Roman"/>
          <w:b/>
          <w:bCs/>
        </w:rPr>
        <w:t>Anexo 7 - Critério do Scree Plot</w:t>
      </w:r>
    </w:p>
    <w:p w:rsidR="00F31914" w:rsidP="4C37E4EB" w:rsidRDefault="220696B1" w14:paraId="72CC4D76" w14:textId="7EEBA040">
      <w:pPr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45A6F2C7" wp14:editId="1365FD4E">
            <wp:extent cx="5400675" cy="5400675"/>
            <wp:effectExtent l="0" t="0" r="0" b="0"/>
            <wp:docPr id="9800325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6434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7E4EB" w:rsidRDefault="4C37E4EB" w14:paraId="0F001B8D" w14:textId="2FD2A4DB"/>
    <w:p w:rsidR="4C37E4EB" w:rsidRDefault="4C37E4EB" w14:paraId="7465A295" w14:textId="0AFD4C1E">
      <w:r>
        <w:br w:type="page"/>
      </w:r>
    </w:p>
    <w:p w:rsidRPr="00A91480" w:rsidR="220696B1" w:rsidP="4C37E4EB" w:rsidRDefault="220696B1" w14:paraId="13D48805" w14:textId="327A62FA">
      <w:pPr>
        <w:rPr>
          <w:rFonts w:ascii="Times New Roman" w:hAnsi="Times New Roman" w:eastAsia="Times New Roman" w:cs="Times New Roman"/>
          <w:b/>
          <w:bCs/>
        </w:rPr>
      </w:pPr>
      <w:r w:rsidRPr="00A91480">
        <w:rPr>
          <w:rFonts w:ascii="Times New Roman" w:hAnsi="Times New Roman" w:eastAsia="Times New Roman" w:cs="Times New Roman"/>
          <w:b/>
          <w:bCs/>
        </w:rPr>
        <w:t>Anexo 8 – PCA com rotação varimax</w:t>
      </w:r>
    </w:p>
    <w:p w:rsidR="00F31914" w:rsidP="00F31914" w:rsidRDefault="220696B1" w14:paraId="4584B280" w14:textId="237D20DA">
      <w:pPr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14681561" wp14:editId="2A5B97B3">
            <wp:extent cx="3396214" cy="3813175"/>
            <wp:effectExtent l="0" t="0" r="0" b="0"/>
            <wp:docPr id="32271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0753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214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072D1F" w:rsidP="4D072D1F" w:rsidRDefault="4D072D1F" w14:paraId="4631DD94" w14:textId="3184C8B1">
      <w:pPr>
        <w:rPr>
          <w:rFonts w:ascii="Times New Roman" w:hAnsi="Times New Roman" w:eastAsia="Times New Roman" w:cs="Times New Roman"/>
        </w:rPr>
      </w:pPr>
    </w:p>
    <w:p w:rsidRPr="00E50714" w:rsidR="74EFE489" w:rsidP="65F32F0C" w:rsidRDefault="74EFE489" w14:paraId="26A6334C" w14:textId="1227CB27">
      <w:pPr>
        <w:rPr>
          <w:rFonts w:ascii="Times New Roman" w:hAnsi="Times New Roman" w:eastAsia="Times New Roman" w:cs="Times New Roman"/>
          <w:b/>
          <w:bCs/>
        </w:rPr>
      </w:pPr>
      <w:r w:rsidRPr="00E50714">
        <w:rPr>
          <w:rFonts w:ascii="Times New Roman" w:hAnsi="Times New Roman" w:eastAsia="Times New Roman" w:cs="Times New Roman"/>
          <w:b/>
          <w:bCs/>
        </w:rPr>
        <w:t>Anexo 9 – Comunalidades</w:t>
      </w:r>
    </w:p>
    <w:p w:rsidR="00D65EFD" w:rsidP="00F31914" w:rsidRDefault="74EFE489" w14:paraId="27BD6A38" w14:textId="0C2D8667">
      <w:pPr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0156629E" wp14:editId="7387CE47">
            <wp:extent cx="3812949" cy="3019425"/>
            <wp:effectExtent l="0" t="0" r="0" b="0"/>
            <wp:docPr id="1406787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7628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949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14" w:rsidP="00F31914" w:rsidRDefault="00E50714" w14:paraId="4A2B4835" w14:textId="5F24D460">
      <w:pPr>
        <w:rPr>
          <w:rFonts w:ascii="Times New Roman" w:hAnsi="Times New Roman" w:eastAsia="Times New Roman" w:cs="Times New Roman"/>
        </w:rPr>
      </w:pPr>
    </w:p>
    <w:p w:rsidR="00752780" w:rsidP="00F31914" w:rsidRDefault="00752780" w14:paraId="46485ECF" w14:textId="68CAA44C">
      <w:pPr>
        <w:rPr>
          <w:rFonts w:ascii="Times New Roman" w:hAnsi="Times New Roman" w:eastAsia="Times New Roman" w:cs="Times New Roman"/>
        </w:rPr>
      </w:pPr>
    </w:p>
    <w:p w:rsidR="00752780" w:rsidP="00F31914" w:rsidRDefault="00752780" w14:paraId="3E020344" w14:textId="5EDC6E2D">
      <w:pPr>
        <w:rPr>
          <w:rFonts w:ascii="Times New Roman" w:hAnsi="Times New Roman" w:eastAsia="Times New Roman" w:cs="Times New Roman"/>
        </w:rPr>
      </w:pPr>
    </w:p>
    <w:p w:rsidRPr="003E02D0" w:rsidR="00127468" w:rsidP="00F31914" w:rsidRDefault="00127468" w14:paraId="5615EC5E" w14:textId="3210808D">
      <w:pPr>
        <w:rPr>
          <w:rFonts w:ascii="Times New Roman" w:hAnsi="Times New Roman" w:eastAsia="Times New Roman" w:cs="Times New Roman"/>
          <w:b/>
          <w:bCs/>
          <w:i/>
          <w:iCs/>
        </w:rPr>
      </w:pPr>
      <w:r w:rsidRPr="003E02D0">
        <w:rPr>
          <w:rFonts w:ascii="Times New Roman" w:hAnsi="Times New Roman" w:eastAsia="Times New Roman" w:cs="Times New Roman"/>
          <w:b/>
          <w:bCs/>
        </w:rPr>
        <w:t xml:space="preserve">Anexo 10 – </w:t>
      </w:r>
      <w:r w:rsidR="00D13405">
        <w:rPr>
          <w:rFonts w:ascii="Times New Roman" w:hAnsi="Times New Roman" w:eastAsia="Times New Roman" w:cs="Times New Roman"/>
          <w:b/>
          <w:bCs/>
        </w:rPr>
        <w:t>Nove t</w:t>
      </w:r>
      <w:r w:rsidRPr="003E02D0">
        <w:rPr>
          <w:rFonts w:ascii="Times New Roman" w:hAnsi="Times New Roman" w:eastAsia="Times New Roman" w:cs="Times New Roman"/>
          <w:b/>
          <w:bCs/>
        </w:rPr>
        <w:t xml:space="preserve">este de </w:t>
      </w:r>
      <w:r w:rsidRPr="003E02D0" w:rsidR="00752780">
        <w:rPr>
          <w:rFonts w:ascii="Times New Roman" w:hAnsi="Times New Roman" w:eastAsia="Times New Roman" w:cs="Times New Roman"/>
          <w:b/>
          <w:bCs/>
          <w:i/>
          <w:iCs/>
        </w:rPr>
        <w:t>Bartlett</w:t>
      </w:r>
    </w:p>
    <w:p w:rsidR="003E02D0" w:rsidP="00F31914" w:rsidRDefault="00752780" w14:paraId="3121664E" w14:textId="3F496158">
      <w:pPr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59D7C2D5" wp14:editId="32615544">
            <wp:extent cx="2430780" cy="1634312"/>
            <wp:effectExtent l="0" t="0" r="7620" b="4445"/>
            <wp:docPr id="1192202253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02253" name="drawing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074" cy="163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6F6" w:rsidP="00F31914" w:rsidRDefault="000506F6" w14:paraId="756FF0BF" w14:textId="270684F0">
      <w:pPr>
        <w:rPr>
          <w:rFonts w:ascii="Times New Roman" w:hAnsi="Times New Roman" w:eastAsia="Times New Roman" w:cs="Times New Roman"/>
          <w:b/>
          <w:bCs/>
        </w:rPr>
      </w:pPr>
    </w:p>
    <w:p w:rsidRPr="000506F6" w:rsidR="003E02D0" w:rsidP="00F31914" w:rsidRDefault="003E02D0" w14:paraId="5E698365" w14:textId="68F42FE4">
      <w:pPr>
        <w:rPr>
          <w:rFonts w:ascii="Times New Roman" w:hAnsi="Times New Roman" w:eastAsia="Times New Roman" w:cs="Times New Roman"/>
          <w:b/>
          <w:bCs/>
        </w:rPr>
      </w:pPr>
      <w:r w:rsidRPr="000506F6">
        <w:rPr>
          <w:rFonts w:ascii="Times New Roman" w:hAnsi="Times New Roman" w:eastAsia="Times New Roman" w:cs="Times New Roman"/>
          <w:b/>
          <w:bCs/>
        </w:rPr>
        <w:t xml:space="preserve">Anexo 11 </w:t>
      </w:r>
      <w:r w:rsidRPr="000506F6" w:rsidR="000506F6">
        <w:rPr>
          <w:rFonts w:ascii="Times New Roman" w:hAnsi="Times New Roman" w:eastAsia="Times New Roman" w:cs="Times New Roman"/>
          <w:b/>
          <w:bCs/>
        </w:rPr>
        <w:t>–</w:t>
      </w:r>
      <w:r w:rsidRPr="000506F6">
        <w:rPr>
          <w:rFonts w:ascii="Times New Roman" w:hAnsi="Times New Roman" w:eastAsia="Times New Roman" w:cs="Times New Roman"/>
          <w:b/>
          <w:bCs/>
        </w:rPr>
        <w:t xml:space="preserve"> </w:t>
      </w:r>
      <w:r w:rsidR="001866DE">
        <w:rPr>
          <w:rFonts w:ascii="Times New Roman" w:hAnsi="Times New Roman" w:eastAsia="Times New Roman" w:cs="Times New Roman"/>
          <w:b/>
          <w:bCs/>
        </w:rPr>
        <w:t xml:space="preserve">Novo valor de </w:t>
      </w:r>
      <w:r w:rsidRPr="000506F6" w:rsidR="000506F6">
        <w:rPr>
          <w:rFonts w:ascii="Times New Roman" w:hAnsi="Times New Roman" w:eastAsia="Times New Roman" w:cs="Times New Roman"/>
          <w:b/>
          <w:bCs/>
        </w:rPr>
        <w:t>KMO</w:t>
      </w:r>
    </w:p>
    <w:p w:rsidR="000506F6" w:rsidP="00F31914" w:rsidRDefault="000506F6" w14:paraId="081CAA98" w14:textId="263FF754">
      <w:pPr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170C6472" wp14:editId="6ABD09AB">
            <wp:extent cx="6100983" cy="1958340"/>
            <wp:effectExtent l="0" t="0" r="0" b="3810"/>
            <wp:docPr id="809068110" name="drawing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68110" name="drawing" descr="A close-up of a lis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230" cy="19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6F6" w:rsidP="00F31914" w:rsidRDefault="000506F6" w14:paraId="50DA271F" w14:textId="07872513">
      <w:pPr>
        <w:rPr>
          <w:rFonts w:ascii="Times New Roman" w:hAnsi="Times New Roman" w:eastAsia="Times New Roman" w:cs="Times New Roman"/>
          <w:b/>
          <w:bCs/>
        </w:rPr>
      </w:pPr>
    </w:p>
    <w:p w:rsidRPr="000506F6" w:rsidR="00316588" w:rsidP="00F31914" w:rsidRDefault="000506F6" w14:paraId="05A382A9" w14:textId="60269EA5"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Anexo 12</w:t>
      </w:r>
      <w:r w:rsidR="001866DE">
        <w:rPr>
          <w:rFonts w:ascii="Times New Roman" w:hAnsi="Times New Roman" w:eastAsia="Times New Roman" w:cs="Times New Roman"/>
          <w:b/>
          <w:bCs/>
        </w:rPr>
        <w:t xml:space="preserve"> – Novo critério de </w:t>
      </w:r>
      <w:r w:rsidRPr="00B0398D" w:rsidR="00364ACE">
        <w:rPr>
          <w:rFonts w:ascii="Times New Roman" w:hAnsi="Times New Roman" w:eastAsia="Times New Roman" w:cs="Times New Roman"/>
          <w:b/>
          <w:bCs/>
          <w:i/>
          <w:iCs/>
        </w:rPr>
        <w:t>Kaiser</w:t>
      </w:r>
    </w:p>
    <w:p w:rsidR="004730A3" w:rsidP="00F31914" w:rsidRDefault="001866DE" w14:paraId="55601C6B" w14:textId="25D79A3D">
      <w:pPr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35166624" wp14:editId="5AA5670C">
            <wp:extent cx="5400040" cy="237490"/>
            <wp:effectExtent l="0" t="0" r="0" b="0"/>
            <wp:docPr id="18758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0506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98D" w:rsidP="00F31914" w:rsidRDefault="00B0398D" w14:paraId="05AC5342" w14:textId="375C8AEB">
      <w:pPr>
        <w:rPr>
          <w:rFonts w:ascii="Times New Roman" w:hAnsi="Times New Roman" w:eastAsia="Times New Roman" w:cs="Times New Roman"/>
        </w:rPr>
      </w:pPr>
    </w:p>
    <w:p w:rsidR="00B0398D" w:rsidP="00F31914" w:rsidRDefault="00B0398D" w14:paraId="579162C9" w14:textId="41CF3FA7">
      <w:pPr>
        <w:rPr>
          <w:rFonts w:ascii="Times New Roman" w:hAnsi="Times New Roman" w:eastAsia="Times New Roman" w:cs="Times New Roman"/>
        </w:rPr>
      </w:pPr>
    </w:p>
    <w:p w:rsidR="00B0398D" w:rsidP="00F31914" w:rsidRDefault="00B0398D" w14:paraId="12612DD5" w14:textId="05CD9CE7">
      <w:pPr>
        <w:rPr>
          <w:rFonts w:ascii="Times New Roman" w:hAnsi="Times New Roman" w:eastAsia="Times New Roman" w:cs="Times New Roman"/>
        </w:rPr>
      </w:pPr>
    </w:p>
    <w:p w:rsidR="00B0398D" w:rsidP="00F31914" w:rsidRDefault="00B0398D" w14:paraId="5CF434D8" w14:textId="4F623617">
      <w:pPr>
        <w:rPr>
          <w:rFonts w:ascii="Times New Roman" w:hAnsi="Times New Roman" w:eastAsia="Times New Roman" w:cs="Times New Roman"/>
        </w:rPr>
      </w:pPr>
    </w:p>
    <w:p w:rsidR="00B0398D" w:rsidP="00F31914" w:rsidRDefault="00B0398D" w14:paraId="549BFB92" w14:textId="2F6721CC">
      <w:pPr>
        <w:rPr>
          <w:rFonts w:ascii="Times New Roman" w:hAnsi="Times New Roman" w:eastAsia="Times New Roman" w:cs="Times New Roman"/>
        </w:rPr>
      </w:pPr>
    </w:p>
    <w:p w:rsidR="00B0398D" w:rsidP="00F31914" w:rsidRDefault="00B0398D" w14:paraId="78D35E0E" w14:textId="0169EFC3">
      <w:pPr>
        <w:rPr>
          <w:rFonts w:ascii="Times New Roman" w:hAnsi="Times New Roman" w:eastAsia="Times New Roman" w:cs="Times New Roman"/>
        </w:rPr>
      </w:pPr>
    </w:p>
    <w:p w:rsidR="00B0398D" w:rsidP="00F31914" w:rsidRDefault="00B0398D" w14:paraId="39938C68" w14:textId="2E422101">
      <w:pPr>
        <w:rPr>
          <w:rFonts w:ascii="Times New Roman" w:hAnsi="Times New Roman" w:eastAsia="Times New Roman" w:cs="Times New Roman"/>
        </w:rPr>
      </w:pPr>
    </w:p>
    <w:p w:rsidR="00B0398D" w:rsidP="00F31914" w:rsidRDefault="00B0398D" w14:paraId="27D38258" w14:textId="1AA69A6B">
      <w:pPr>
        <w:rPr>
          <w:rFonts w:ascii="Times New Roman" w:hAnsi="Times New Roman" w:eastAsia="Times New Roman" w:cs="Times New Roman"/>
        </w:rPr>
      </w:pPr>
    </w:p>
    <w:p w:rsidR="00B0398D" w:rsidP="00F31914" w:rsidRDefault="00B0398D" w14:paraId="39222378" w14:textId="6E434EB5">
      <w:pPr>
        <w:rPr>
          <w:rFonts w:ascii="Times New Roman" w:hAnsi="Times New Roman" w:eastAsia="Times New Roman" w:cs="Times New Roman"/>
        </w:rPr>
      </w:pPr>
    </w:p>
    <w:p w:rsidR="00B0398D" w:rsidP="00F31914" w:rsidRDefault="00B0398D" w14:paraId="352BD4A7" w14:textId="6CFBE630">
      <w:pPr>
        <w:rPr>
          <w:rFonts w:ascii="Times New Roman" w:hAnsi="Times New Roman" w:eastAsia="Times New Roman" w:cs="Times New Roman"/>
        </w:rPr>
      </w:pPr>
    </w:p>
    <w:p w:rsidR="00B0398D" w:rsidP="00F31914" w:rsidRDefault="00B0398D" w14:paraId="73091B70" w14:textId="0B5E6B20"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Anexo 13 – Nov</w:t>
      </w:r>
      <w:r w:rsidR="00D47A79"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</w:rPr>
        <w:t xml:space="preserve"> variância explicada</w:t>
      </w:r>
    </w:p>
    <w:p w:rsidR="00B0398D" w:rsidP="00F31914" w:rsidRDefault="00B0398D" w14:paraId="029BD2E0" w14:textId="2D7F9829">
      <w:pPr>
        <w:rPr>
          <w:rFonts w:ascii="Times New Roman" w:hAnsi="Times New Roman" w:eastAsia="Times New Roman" w:cs="Times New Roman"/>
          <w:b/>
          <w:bCs/>
        </w:rPr>
      </w:pPr>
      <w:r>
        <w:rPr>
          <w:noProof/>
        </w:rPr>
        <w:drawing>
          <wp:inline distT="0" distB="0" distL="0" distR="0" wp14:anchorId="30A2E8F9" wp14:editId="474D40AA">
            <wp:extent cx="4484077" cy="4001662"/>
            <wp:effectExtent l="0" t="0" r="0" b="0"/>
            <wp:docPr id="755443867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43867" name="drawing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047" cy="402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A79" w:rsidP="00F31914" w:rsidRDefault="00D47A79" w14:paraId="373BC1F8" w14:textId="77777777">
      <w:pPr>
        <w:rPr>
          <w:rFonts w:ascii="Times New Roman" w:hAnsi="Times New Roman" w:eastAsia="Times New Roman" w:cs="Times New Roman"/>
          <w:b/>
          <w:bCs/>
        </w:rPr>
      </w:pPr>
    </w:p>
    <w:p w:rsidR="6CE22BA2" w:rsidRDefault="6CE22BA2" w14:paraId="1EE526AC" w14:textId="02197B06">
      <w:r>
        <w:br w:type="page"/>
      </w:r>
    </w:p>
    <w:p w:rsidRPr="00D47A79" w:rsidR="00D47A79" w:rsidP="00F31914" w:rsidRDefault="00D47A79" w14:paraId="45D5C4D0" w14:textId="61F703F9">
      <w:pPr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Fonts w:ascii="Times New Roman" w:hAnsi="Times New Roman" w:eastAsia="Times New Roman" w:cs="Times New Roman"/>
          <w:b/>
          <w:bCs/>
        </w:rPr>
        <w:t xml:space="preserve">Anexo 14 – Novo critério de </w:t>
      </w:r>
      <w:r>
        <w:rPr>
          <w:rFonts w:ascii="Times New Roman" w:hAnsi="Times New Roman" w:eastAsia="Times New Roman" w:cs="Times New Roman"/>
          <w:b/>
          <w:bCs/>
          <w:i/>
          <w:iCs/>
        </w:rPr>
        <w:t>Scree plot</w:t>
      </w:r>
    </w:p>
    <w:p w:rsidR="00D47A79" w:rsidRDefault="00D47A79" w14:paraId="7E7D5824" w14:textId="2F8988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A1A73A" wp14:editId="387AB50E">
            <wp:extent cx="3094892" cy="3702116"/>
            <wp:effectExtent l="0" t="0" r="0" b="0"/>
            <wp:docPr id="873665655" name="drawing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65655" name="drawing" descr="A graph with lines and dots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573" cy="371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21C" w:rsidRDefault="00511BBE" w14:paraId="1982F678" w14:textId="3B7FC7B9">
      <w:pPr>
        <w:rPr>
          <w:rFonts w:ascii="Times New Roman" w:hAnsi="Times New Roman" w:cs="Times New Roman"/>
          <w:b/>
          <w:bCs/>
        </w:rPr>
      </w:pPr>
      <w:r w:rsidRPr="00511BBE">
        <w:rPr>
          <w:rFonts w:ascii="Times New Roman" w:hAnsi="Times New Roman" w:cs="Times New Roman"/>
          <w:b/>
          <w:bCs/>
        </w:rPr>
        <w:t>Anexo</w:t>
      </w:r>
      <w:r w:rsidR="00C64A78">
        <w:rPr>
          <w:rFonts w:ascii="Times New Roman" w:hAnsi="Times New Roman" w:cs="Times New Roman"/>
          <w:b/>
          <w:bCs/>
        </w:rPr>
        <w:t xml:space="preserve"> 15 </w:t>
      </w:r>
      <w:r w:rsidR="00EB621C">
        <w:rPr>
          <w:rFonts w:ascii="Times New Roman" w:hAnsi="Times New Roman" w:cs="Times New Roman"/>
          <w:b/>
          <w:bCs/>
        </w:rPr>
        <w:t>–</w:t>
      </w:r>
      <w:r w:rsidR="00C64A78">
        <w:rPr>
          <w:rFonts w:ascii="Times New Roman" w:hAnsi="Times New Roman" w:cs="Times New Roman"/>
          <w:b/>
          <w:bCs/>
        </w:rPr>
        <w:t xml:space="preserve"> </w:t>
      </w:r>
      <w:r w:rsidR="00EB621C">
        <w:rPr>
          <w:rFonts w:ascii="Times New Roman" w:hAnsi="Times New Roman" w:cs="Times New Roman"/>
          <w:b/>
          <w:bCs/>
        </w:rPr>
        <w:t xml:space="preserve">Analise com </w:t>
      </w:r>
      <w:r w:rsidR="00717E88">
        <w:rPr>
          <w:rFonts w:ascii="Times New Roman" w:hAnsi="Times New Roman" w:cs="Times New Roman"/>
          <w:b/>
          <w:bCs/>
        </w:rPr>
        <w:t>quatro</w:t>
      </w:r>
      <w:r w:rsidR="00EB621C">
        <w:rPr>
          <w:rFonts w:ascii="Times New Roman" w:hAnsi="Times New Roman" w:cs="Times New Roman"/>
          <w:b/>
          <w:bCs/>
        </w:rPr>
        <w:t xml:space="preserve"> componentes</w:t>
      </w:r>
    </w:p>
    <w:p w:rsidR="00153F08" w:rsidRDefault="00EB621C" w14:paraId="430BF249" w14:textId="7777777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014AC6" wp14:editId="2283EB27">
            <wp:extent cx="3536903" cy="3955473"/>
            <wp:effectExtent l="0" t="0" r="6985" b="6985"/>
            <wp:docPr id="1332256096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6096" name="drawing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931" cy="396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F08" w:rsidRDefault="00153F08" w14:paraId="7F447966" w14:textId="77777777">
      <w:pPr>
        <w:rPr>
          <w:rFonts w:ascii="Times New Roman" w:hAnsi="Times New Roman" w:cs="Times New Roman"/>
          <w:b/>
          <w:bCs/>
        </w:rPr>
      </w:pPr>
    </w:p>
    <w:p w:rsidR="00153F08" w:rsidRDefault="00153F08" w14:paraId="3F0CC67D" w14:textId="4EAFB8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Anexo 16 – </w:t>
      </w:r>
      <w:r w:rsidRPr="00E50714">
        <w:rPr>
          <w:rFonts w:ascii="Times New Roman" w:hAnsi="Times New Roman" w:eastAsia="Times New Roman" w:cs="Times New Roman"/>
          <w:b/>
          <w:bCs/>
        </w:rPr>
        <w:t>Comunalidades</w:t>
      </w:r>
      <w:r>
        <w:rPr>
          <w:rFonts w:ascii="Times New Roman" w:hAnsi="Times New Roman" w:cs="Times New Roman"/>
          <w:b/>
          <w:bCs/>
        </w:rPr>
        <w:t xml:space="preserve"> com </w:t>
      </w:r>
      <w:r w:rsidR="00717E88">
        <w:rPr>
          <w:rFonts w:ascii="Times New Roman" w:hAnsi="Times New Roman" w:cs="Times New Roman"/>
          <w:b/>
          <w:bCs/>
        </w:rPr>
        <w:t>quatro</w:t>
      </w:r>
      <w:r>
        <w:rPr>
          <w:rFonts w:ascii="Times New Roman" w:hAnsi="Times New Roman" w:cs="Times New Roman"/>
          <w:b/>
          <w:bCs/>
        </w:rPr>
        <w:t xml:space="preserve"> componentes</w:t>
      </w:r>
    </w:p>
    <w:p w:rsidR="00717E88" w:rsidRDefault="00153F08" w14:paraId="01F4A589" w14:textId="63246F5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8F03DC0" wp14:editId="43BCC2E8">
            <wp:extent cx="5965476" cy="1399309"/>
            <wp:effectExtent l="0" t="0" r="0" b="0"/>
            <wp:docPr id="756146996" name="drawing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6996" name="drawing" descr="A close-up of a receipt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723" cy="140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E88" w:rsidRDefault="00717E88" w14:paraId="669B2D2C" w14:textId="792D05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Anexo 17 – Analise com </w:t>
      </w:r>
      <w:r w:rsidR="00212822">
        <w:rPr>
          <w:rFonts w:ascii="Times New Roman" w:hAnsi="Times New Roman" w:cs="Times New Roman"/>
          <w:b/>
          <w:bCs/>
        </w:rPr>
        <w:t>três</w:t>
      </w:r>
      <w:r>
        <w:rPr>
          <w:rFonts w:ascii="Times New Roman" w:hAnsi="Times New Roman" w:cs="Times New Roman"/>
          <w:b/>
          <w:bCs/>
        </w:rPr>
        <w:t xml:space="preserve"> componentes</w:t>
      </w:r>
    </w:p>
    <w:p w:rsidR="00212822" w:rsidRDefault="00717E88" w14:paraId="4E26993B" w14:textId="7777777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27BD04B" wp14:editId="7ED16FD9">
            <wp:extent cx="2798618" cy="3565880"/>
            <wp:effectExtent l="0" t="0" r="1905" b="0"/>
            <wp:docPr id="1711375360" name="drawing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75360" name="drawing" descr="A screenshot of a document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005" cy="356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822" w:rsidRDefault="00212822" w14:paraId="2D39B4D3" w14:textId="3FF20AB8">
      <w:pPr>
        <w:rPr>
          <w:rFonts w:ascii="Times New Roman" w:hAnsi="Times New Roman" w:cs="Times New Roman"/>
          <w:b/>
          <w:bCs/>
        </w:rPr>
      </w:pPr>
    </w:p>
    <w:p w:rsidR="00520EAC" w:rsidRDefault="00212822" w14:paraId="7FE08352" w14:textId="01601A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Anexo 18 </w:t>
      </w:r>
      <w:r w:rsidR="00520EAC">
        <w:rPr>
          <w:rFonts w:ascii="Times New Roman" w:hAnsi="Times New Roman" w:cs="Times New Roman"/>
          <w:b/>
          <w:bCs/>
        </w:rPr>
        <w:t xml:space="preserve">– </w:t>
      </w:r>
      <w:r w:rsidRPr="00E50714" w:rsidR="00520EAC">
        <w:rPr>
          <w:rFonts w:ascii="Times New Roman" w:hAnsi="Times New Roman" w:eastAsia="Times New Roman" w:cs="Times New Roman"/>
          <w:b/>
          <w:bCs/>
        </w:rPr>
        <w:t>Comunalidades</w:t>
      </w:r>
      <w:r w:rsidR="00520EAC">
        <w:rPr>
          <w:rFonts w:ascii="Times New Roman" w:hAnsi="Times New Roman" w:cs="Times New Roman"/>
          <w:b/>
          <w:bCs/>
        </w:rPr>
        <w:t xml:space="preserve"> com três componentes</w:t>
      </w:r>
    </w:p>
    <w:p w:rsidR="004A79AE" w:rsidP="2E14C0DB" w:rsidRDefault="00520EAC" w14:paraId="2E4BB35F" w14:textId="3284C91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751A957" wp14:editId="37FAB5BB">
            <wp:extent cx="5400040" cy="1256665"/>
            <wp:effectExtent l="0" t="0" r="0" b="635"/>
            <wp:docPr id="2006903266" name="drawing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03266" name="drawing" descr="A close-up of a receipt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822">
        <w:rPr>
          <w:rFonts w:ascii="Times New Roman" w:hAnsi="Times New Roman" w:cs="Times New Roman"/>
          <w:b/>
          <w:bCs/>
        </w:rPr>
        <w:t xml:space="preserve"> </w:t>
      </w:r>
    </w:p>
    <w:p w:rsidRPr="004A79AE" w:rsidR="004829D6" w:rsidP="62630658" w:rsidRDefault="004829D6" w14:paraId="241D6D8B" w14:textId="621E33A7">
      <w:pPr>
        <w:rPr>
          <w:rFonts w:ascii="Times New Roman" w:hAnsi="Times New Roman" w:cs="Times New Roman"/>
          <w:b/>
          <w:bCs/>
        </w:rPr>
      </w:pPr>
    </w:p>
    <w:p w:rsidRPr="004A79AE" w:rsidR="004829D6" w:rsidP="2E14C0DB" w:rsidRDefault="00520EAC" w14:paraId="1CA88AB6" w14:textId="4DB15DC4">
      <w:r>
        <w:br w:type="page"/>
      </w:r>
    </w:p>
    <w:p w:rsidRPr="004A79AE" w:rsidR="004829D6" w:rsidP="2E14C0DB" w:rsidRDefault="00520EAC" w14:paraId="30332FC0" w14:textId="156BB5F4">
      <w:pPr>
        <w:rPr>
          <w:rFonts w:ascii="Times New Roman" w:hAnsi="Times New Roman" w:cs="Times New Roman"/>
          <w:b/>
          <w:bCs/>
        </w:rPr>
      </w:pPr>
      <w:r w:rsidRPr="54AEACEA">
        <w:rPr>
          <w:rFonts w:ascii="Times New Roman" w:hAnsi="Times New Roman" w:cs="Times New Roman"/>
          <w:b/>
          <w:bCs/>
        </w:rPr>
        <w:t>Anexo 19</w:t>
      </w:r>
      <w:r w:rsidRPr="54AEACEA" w:rsidR="0C2BB357">
        <w:rPr>
          <w:rFonts w:ascii="Times New Roman" w:hAnsi="Times New Roman" w:cs="Times New Roman"/>
          <w:b/>
          <w:bCs/>
        </w:rPr>
        <w:t xml:space="preserve"> – Dendrograma</w:t>
      </w:r>
      <w:r w:rsidRPr="2CDCB39A" w:rsidR="0C2BB357">
        <w:rPr>
          <w:rFonts w:ascii="Times New Roman" w:hAnsi="Times New Roman" w:cs="Times New Roman"/>
          <w:b/>
          <w:bCs/>
        </w:rPr>
        <w:t xml:space="preserve"> </w:t>
      </w:r>
      <w:r w:rsidRPr="54AEACEA" w:rsidR="0C2BB357">
        <w:rPr>
          <w:rFonts w:ascii="Times New Roman" w:hAnsi="Times New Roman" w:cs="Times New Roman"/>
          <w:b/>
          <w:bCs/>
        </w:rPr>
        <w:t xml:space="preserve">- </w:t>
      </w:r>
      <w:r w:rsidRPr="69E498B2" w:rsidR="0C2BB357">
        <w:rPr>
          <w:rFonts w:ascii="Times New Roman" w:hAnsi="Times New Roman" w:cs="Times New Roman"/>
          <w:b/>
          <w:bCs/>
        </w:rPr>
        <w:t xml:space="preserve">Método de </w:t>
      </w:r>
      <w:r w:rsidRPr="423D4198" w:rsidR="0C2BB357">
        <w:rPr>
          <w:rFonts w:ascii="Times New Roman" w:hAnsi="Times New Roman" w:cs="Times New Roman"/>
          <w:b/>
          <w:bCs/>
          <w:i/>
          <w:iCs/>
        </w:rPr>
        <w:t>Ward</w:t>
      </w:r>
    </w:p>
    <w:p w:rsidR="0036523E" w:rsidRDefault="0C2BB357" w14:paraId="31470769" w14:textId="1B3C545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1D1F411" wp14:editId="414EF5C1">
            <wp:extent cx="4129344" cy="2470150"/>
            <wp:effectExtent l="0" t="0" r="5080" b="6350"/>
            <wp:docPr id="12814495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49589" name="Picture 128144958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155" cy="248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EAC">
        <w:rPr>
          <w:rFonts w:ascii="Times New Roman" w:hAnsi="Times New Roman" w:cs="Times New Roman"/>
          <w:b/>
          <w:bCs/>
        </w:rPr>
        <w:t xml:space="preserve"> </w:t>
      </w:r>
    </w:p>
    <w:p w:rsidR="008023D0" w:rsidRDefault="008023D0" w14:paraId="62CE0B78" w14:textId="1E7830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Anexo 20 – </w:t>
      </w:r>
      <w:r>
        <w:rPr>
          <w:rFonts w:ascii="Times New Roman" w:hAnsi="Times New Roman" w:cs="Times New Roman"/>
          <w:b/>
          <w:bCs/>
          <w:i/>
          <w:iCs/>
        </w:rPr>
        <w:t xml:space="preserve">Clustering </w:t>
      </w:r>
      <w:r w:rsidR="00493646">
        <w:rPr>
          <w:rFonts w:ascii="Times New Roman" w:hAnsi="Times New Roman" w:cs="Times New Roman"/>
          <w:b/>
          <w:bCs/>
        </w:rPr>
        <w:t>Hierárquico</w:t>
      </w:r>
      <w:r>
        <w:rPr>
          <w:rFonts w:ascii="Times New Roman" w:hAnsi="Times New Roman" w:cs="Times New Roman"/>
          <w:b/>
          <w:bCs/>
        </w:rPr>
        <w:t xml:space="preserve"> </w:t>
      </w:r>
    </w:p>
    <w:p w:rsidR="0064786E" w:rsidRDefault="0036523E" w14:paraId="558AA970" w14:textId="7777777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A697807" wp14:editId="6F8564BE">
            <wp:extent cx="5432935" cy="3251200"/>
            <wp:effectExtent l="0" t="0" r="0" b="6350"/>
            <wp:docPr id="1145004655" name="Picture 4" descr="A graph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04655" name="Picture 4" descr="A graph of different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946" cy="325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786E" w:rsidRDefault="0064786E" w14:paraId="7E578C63" w14:textId="77777777">
      <w:pPr>
        <w:rPr>
          <w:rFonts w:ascii="Times New Roman" w:hAnsi="Times New Roman" w:cs="Times New Roman"/>
          <w:b/>
          <w:bCs/>
        </w:rPr>
      </w:pPr>
    </w:p>
    <w:p w:rsidR="62630658" w:rsidRDefault="62630658" w14:paraId="4E09B204" w14:textId="65A34363">
      <w:r>
        <w:br w:type="page"/>
      </w:r>
    </w:p>
    <w:p w:rsidRPr="0036523E" w:rsidR="00B0398D" w:rsidP="14DB840D" w:rsidRDefault="0064786E" w14:paraId="71AD19C8" w14:textId="5C3621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Anexo 21 - </w:t>
      </w:r>
      <w:r w:rsidRPr="30712E6A" w:rsidR="04898966">
        <w:rPr>
          <w:rFonts w:ascii="Times New Roman" w:hAnsi="Times New Roman" w:cs="Times New Roman"/>
          <w:b/>
          <w:bCs/>
        </w:rPr>
        <w:t>Método</w:t>
      </w:r>
      <w:r w:rsidRPr="7F0E45AF" w:rsidR="04898966">
        <w:rPr>
          <w:rFonts w:ascii="Times New Roman" w:hAnsi="Times New Roman" w:cs="Times New Roman"/>
          <w:b/>
          <w:bCs/>
        </w:rPr>
        <w:t xml:space="preserve"> do </w:t>
      </w:r>
      <w:r w:rsidRPr="14DB840D" w:rsidR="04898966">
        <w:rPr>
          <w:rFonts w:ascii="Times New Roman" w:hAnsi="Times New Roman" w:cs="Times New Roman"/>
          <w:b/>
          <w:bCs/>
        </w:rPr>
        <w:t>Cotovelo</w:t>
      </w:r>
    </w:p>
    <w:p w:rsidRPr="0036523E" w:rsidR="00B0398D" w:rsidRDefault="04898966" w14:paraId="5BA9B97D" w14:textId="0259B49B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2441AC9E" wp14:editId="163AAD2A">
            <wp:extent cx="3042593" cy="3016250"/>
            <wp:effectExtent l="0" t="0" r="5715" b="0"/>
            <wp:docPr id="763835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5585" name="Picture 76383558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939" cy="301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37E537" w:rsidR="0064786E">
        <w:rPr>
          <w:rFonts w:ascii="Times New Roman" w:hAnsi="Times New Roman" w:cs="Times New Roman"/>
          <w:b/>
          <w:bCs/>
        </w:rPr>
        <w:t xml:space="preserve"> </w:t>
      </w:r>
    </w:p>
    <w:p w:rsidR="004A79AE" w:rsidP="3BA041A7" w:rsidRDefault="004A79AE" w14:paraId="4C7AA5A2" w14:textId="6F740FD0">
      <w:pPr>
        <w:rPr>
          <w:rFonts w:ascii="Times New Roman" w:hAnsi="Times New Roman" w:cs="Times New Roman"/>
          <w:b/>
          <w:bCs/>
        </w:rPr>
      </w:pPr>
    </w:p>
    <w:p w:rsidRPr="00DD1F9F" w:rsidR="3BA041A7" w:rsidP="3BA041A7" w:rsidRDefault="5705493F" w14:paraId="6B4BEC82" w14:textId="62A71D97">
      <w:pPr>
        <w:rPr>
          <w:rFonts w:ascii="Times New Roman" w:hAnsi="Times New Roman" w:cs="Times New Roman"/>
          <w:b/>
          <w:bCs/>
        </w:rPr>
      </w:pPr>
      <w:r w:rsidRPr="7CD033EA">
        <w:rPr>
          <w:rFonts w:ascii="Times New Roman" w:hAnsi="Times New Roman" w:cs="Times New Roman"/>
          <w:b/>
          <w:bCs/>
        </w:rPr>
        <w:t xml:space="preserve">Anexo </w:t>
      </w:r>
      <w:r w:rsidRPr="5F0F08BE">
        <w:rPr>
          <w:rFonts w:ascii="Times New Roman" w:hAnsi="Times New Roman" w:cs="Times New Roman"/>
          <w:b/>
          <w:bCs/>
        </w:rPr>
        <w:t xml:space="preserve">22 </w:t>
      </w:r>
      <w:r w:rsidR="00CB4206">
        <w:rPr>
          <w:rFonts w:ascii="Times New Roman" w:hAnsi="Times New Roman" w:cs="Times New Roman"/>
          <w:b/>
          <w:bCs/>
        </w:rPr>
        <w:t xml:space="preserve">– </w:t>
      </w:r>
      <w:r w:rsidR="00CB4206">
        <w:rPr>
          <w:rFonts w:ascii="Times New Roman" w:hAnsi="Times New Roman" w:cs="Times New Roman"/>
          <w:b/>
          <w:bCs/>
          <w:i/>
          <w:iCs/>
        </w:rPr>
        <w:t>Silhou</w:t>
      </w:r>
      <w:r w:rsidR="00585426">
        <w:rPr>
          <w:rFonts w:ascii="Times New Roman" w:hAnsi="Times New Roman" w:cs="Times New Roman"/>
          <w:b/>
          <w:bCs/>
          <w:i/>
          <w:iCs/>
        </w:rPr>
        <w:t>e</w:t>
      </w:r>
      <w:r w:rsidR="00DD1F9F">
        <w:rPr>
          <w:rFonts w:ascii="Times New Roman" w:hAnsi="Times New Roman" w:cs="Times New Roman"/>
          <w:b/>
          <w:bCs/>
          <w:i/>
          <w:iCs/>
        </w:rPr>
        <w:t xml:space="preserve">tte plot </w:t>
      </w:r>
      <w:r w:rsidR="00DD1F9F">
        <w:rPr>
          <w:rFonts w:ascii="Times New Roman" w:hAnsi="Times New Roman" w:cs="Times New Roman"/>
          <w:b/>
          <w:bCs/>
        </w:rPr>
        <w:t>(K = 3)</w:t>
      </w:r>
    </w:p>
    <w:p w:rsidR="00CB4206" w:rsidP="3BA041A7" w:rsidRDefault="00CB4206" w14:paraId="1AB25787" w14:textId="4FCE97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A248BF" wp14:editId="4B48F17B">
            <wp:extent cx="2481918" cy="2463800"/>
            <wp:effectExtent l="0" t="0" r="0" b="0"/>
            <wp:docPr id="507937016" name="Picture 13" descr="A graph of a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37016" name="Picture 13" descr="A graph of a pl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130" cy="2475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3BA041A7" w:rsidP="3BA041A7" w:rsidRDefault="3BA041A7" w14:paraId="7F92F817" w14:textId="157C2B1C">
      <w:pPr>
        <w:rPr>
          <w:rFonts w:ascii="Times New Roman" w:hAnsi="Times New Roman" w:cs="Times New Roman"/>
          <w:b/>
          <w:bCs/>
        </w:rPr>
      </w:pPr>
    </w:p>
    <w:p w:rsidR="4B2C4B0E" w:rsidP="1FC0B085" w:rsidRDefault="4B2C4B0E" w14:paraId="5DB2472A" w14:textId="37AA130B">
      <w:pPr>
        <w:rPr>
          <w:rFonts w:ascii="Times New Roman" w:hAnsi="Times New Roman" w:cs="Times New Roman"/>
          <w:b/>
          <w:bCs/>
        </w:rPr>
      </w:pPr>
    </w:p>
    <w:p w:rsidR="4B2C4B0E" w:rsidP="4B2C4B0E" w:rsidRDefault="00DD1F9F" w14:paraId="5983E567" w14:textId="059CCB9E">
      <w:r>
        <w:br w:type="page"/>
      </w:r>
    </w:p>
    <w:p w:rsidR="4B2C4B0E" w:rsidP="4B2C4B0E" w:rsidRDefault="00DD1F9F" w14:paraId="402C0300" w14:textId="6F4911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Anexo 23 </w:t>
      </w:r>
      <w:r w:rsidR="004A79AE">
        <w:rPr>
          <w:rFonts w:ascii="Times New Roman" w:hAnsi="Times New Roman" w:cs="Times New Roman"/>
          <w:b/>
          <w:bCs/>
        </w:rPr>
        <w:t xml:space="preserve">– </w:t>
      </w:r>
      <w:r w:rsidR="00AE4252">
        <w:rPr>
          <w:rFonts w:ascii="Times New Roman" w:hAnsi="Times New Roman" w:cs="Times New Roman"/>
          <w:b/>
          <w:bCs/>
        </w:rPr>
        <w:t>Gráfica projeção do componente subsídios e empresas</w:t>
      </w:r>
    </w:p>
    <w:p w:rsidR="004A79AE" w:rsidP="4B2C4B0E" w:rsidRDefault="004A79AE" w14:paraId="5D29980F" w14:textId="5B8522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7D7012" wp14:editId="6E3160D2">
            <wp:extent cx="2355850" cy="2338654"/>
            <wp:effectExtent l="0" t="0" r="6350" b="5080"/>
            <wp:docPr id="108150658" name="Picture 12" descr="A diagram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0658" name="Picture 12" descr="A diagram of a number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741" cy="234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1F9F" w:rsidP="4B2C4B0E" w:rsidRDefault="00DD1F9F" w14:paraId="33BCF5BA" w14:textId="1029B35B">
      <w:pPr>
        <w:rPr>
          <w:rFonts w:ascii="Times New Roman" w:hAnsi="Times New Roman" w:cs="Times New Roman"/>
          <w:b/>
          <w:bCs/>
        </w:rPr>
      </w:pPr>
    </w:p>
    <w:p w:rsidRPr="00AE4252" w:rsidR="00AE4252" w:rsidP="4B2C4B0E" w:rsidRDefault="00AE4252" w14:paraId="7F2B7DFF" w14:textId="2E4FA3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Anexo 24 – Analise de BIC</w:t>
      </w:r>
    </w:p>
    <w:p w:rsidR="00DD1F9F" w:rsidP="4B2C4B0E" w:rsidRDefault="00AE4252" w14:paraId="43FD3005" w14:textId="0BDED8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99E96C" wp14:editId="183EB1EA">
            <wp:extent cx="2546350" cy="2292935"/>
            <wp:effectExtent l="0" t="0" r="6350" b="0"/>
            <wp:docPr id="69735348" name="Picture 2" descr="A graph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5348" name="Picture 2" descr="A graph with numbers and symbol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259" cy="231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1F9F" w:rsidP="2C2742A9" w:rsidRDefault="00DD1F9F" w14:paraId="63C7DF93" w14:textId="3DC00F7B">
      <w:pPr>
        <w:rPr>
          <w:rFonts w:ascii="Times New Roman" w:hAnsi="Times New Roman" w:cs="Times New Roman"/>
          <w:b/>
          <w:bCs/>
        </w:rPr>
      </w:pPr>
    </w:p>
    <w:p w:rsidR="00DD1F9F" w:rsidP="4B2C4B0E" w:rsidRDefault="00AE4252" w14:paraId="5B051A0A" w14:textId="29CDD28E">
      <w:r>
        <w:br w:type="page"/>
      </w:r>
    </w:p>
    <w:p w:rsidR="00DD1F9F" w:rsidP="4B2C4B0E" w:rsidRDefault="00AE4252" w14:paraId="12AB1C56" w14:textId="465909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Anexo 25 </w:t>
      </w:r>
      <w:r w:rsidR="00E458D7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 w:rsidR="00E458D7">
        <w:rPr>
          <w:rFonts w:ascii="Times New Roman" w:hAnsi="Times New Roman" w:cs="Times New Roman"/>
          <w:b/>
          <w:bCs/>
        </w:rPr>
        <w:t xml:space="preserve">Modelo de </w:t>
      </w:r>
      <w:r w:rsidRPr="00E458D7" w:rsidR="00E458D7">
        <w:rPr>
          <w:rFonts w:ascii="Times New Roman" w:hAnsi="Times New Roman" w:cs="Times New Roman"/>
          <w:b/>
          <w:bCs/>
          <w:i/>
          <w:iCs/>
        </w:rPr>
        <w:t>Gaussian Mixture</w:t>
      </w:r>
      <w:r w:rsidR="00E458D7">
        <w:rPr>
          <w:rFonts w:ascii="Times New Roman" w:hAnsi="Times New Roman" w:cs="Times New Roman"/>
          <w:b/>
          <w:bCs/>
        </w:rPr>
        <w:t xml:space="preserve"> </w:t>
      </w:r>
      <w:r w:rsidR="00516D28">
        <w:rPr>
          <w:rFonts w:ascii="Times New Roman" w:hAnsi="Times New Roman" w:cs="Times New Roman"/>
          <w:b/>
          <w:bCs/>
        </w:rPr>
        <w:t>com componentes subsídios e empresas</w:t>
      </w:r>
    </w:p>
    <w:p w:rsidR="00DD1F9F" w:rsidP="4B2C4B0E" w:rsidRDefault="00AE4252" w14:paraId="1EF68771" w14:textId="6D7EEC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442F43" wp14:editId="00FAAA67">
            <wp:extent cx="3051175" cy="3028904"/>
            <wp:effectExtent l="0" t="0" r="0" b="635"/>
            <wp:docPr id="1375947852" name="Picture 4" descr="A chart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47852" name="Picture 4" descr="A chart with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448" cy="3033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1F9F" w:rsidP="4B2C4B0E" w:rsidRDefault="00516D28" w14:paraId="67792B33" w14:textId="037E65E7">
      <w:pPr>
        <w:rPr>
          <w:del w:author="Microsoft Word" w:date="2025-12-21T23:57:00Z" w16du:dateUtc="2025-12-21T23:57:00Z" w:id="15"/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Anexo 26 – </w:t>
      </w:r>
      <w:r w:rsidR="00DB29A5">
        <w:rPr>
          <w:rFonts w:ascii="Times New Roman" w:hAnsi="Times New Roman" w:cs="Times New Roman"/>
          <w:b/>
          <w:bCs/>
        </w:rPr>
        <w:t>Modelo GMM (Componente</w:t>
      </w:r>
      <w:r w:rsidR="00B9559C">
        <w:rPr>
          <w:rFonts w:ascii="Times New Roman" w:hAnsi="Times New Roman" w:cs="Times New Roman"/>
          <w:b/>
          <w:bCs/>
        </w:rPr>
        <w:t xml:space="preserve"> </w:t>
      </w:r>
      <w:ins w:author="Microsoft Word" w:date="2025-12-21T23:57:00Z" w16du:dateUtc="2025-12-21T23:57:00Z" w:id="16">
        <w:r w:rsidRPr="00B9559C" w:rsidR="00B9559C">
          <w:rPr>
            <w:rFonts w:ascii="Times New Roman" w:hAnsi="Times New Roman" w:cs="Times New Roman"/>
            <w:b/>
            <w:bCs/>
          </w:rPr>
          <w:t xml:space="preserve">PC1 </w:t>
        </w:r>
      </w:ins>
      <w:r w:rsidRPr="00B9559C" w:rsidR="00B9559C">
        <w:rPr>
          <w:rFonts w:ascii="Times New Roman" w:hAnsi="Times New Roman" w:cs="Times New Roman"/>
          <w:b/>
          <w:bCs/>
        </w:rPr>
        <w:t>e</w:t>
      </w:r>
      <w:ins w:author="Microsoft Word" w:date="2025-12-21T23:57:00Z" w16du:dateUtc="2025-12-21T23:57:00Z" w:id="17">
        <w:r w:rsidRPr="00B9559C" w:rsidR="00B9559C">
          <w:rPr>
            <w:rFonts w:ascii="Times New Roman" w:hAnsi="Times New Roman" w:cs="Times New Roman"/>
            <w:b/>
            <w:bCs/>
          </w:rPr>
          <w:t xml:space="preserve"> PC3</w:t>
        </w:r>
      </w:ins>
      <w:r w:rsidR="00DB29A5">
        <w:rPr>
          <w:rFonts w:ascii="Times New Roman" w:hAnsi="Times New Roman" w:cs="Times New Roman"/>
          <w:b/>
          <w:bCs/>
        </w:rPr>
        <w:t>)</w:t>
      </w:r>
    </w:p>
    <w:p w:rsidR="00516D28" w:rsidP="4B2C4B0E" w:rsidRDefault="00516D28" w14:paraId="770B1F0C" w14:textId="1EDD5D8C">
      <w:pPr>
        <w:rPr>
          <w:rFonts w:ascii="Times New Roman" w:hAnsi="Times New Roman" w:cs="Times New Roman"/>
          <w:b/>
          <w:bCs/>
        </w:rPr>
      </w:pPr>
    </w:p>
    <w:p w:rsidR="00516D28" w:rsidP="4B2C4B0E" w:rsidRDefault="00B44895" w14:paraId="7051DA17" w14:textId="7408113F">
      <w:pPr>
        <w:rPr>
          <w:rFonts w:ascii="Times New Roman" w:hAnsi="Times New Roman" w:cs="Times New Roman"/>
          <w:b/>
          <w:bCs/>
        </w:rPr>
      </w:pPr>
      <w:r w:rsidR="77B0810F">
        <w:drawing>
          <wp:inline wp14:editId="11461908" wp14:anchorId="60A3F53E">
            <wp:extent cx="2689225" cy="2669596"/>
            <wp:effectExtent l="0" t="0" r="0" b="0"/>
            <wp:docPr id="980190667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249" cy="2672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2472" w:rsidP="4B2C4B0E" w:rsidRDefault="008B2472" w14:paraId="6B1A3179" w14:textId="65777CFE">
      <w:r>
        <w:br w:type="page"/>
      </w:r>
    </w:p>
    <w:p w:rsidR="008B2472" w:rsidP="4B2C4B0E" w:rsidRDefault="008B2472" w14:paraId="4F637E44" w14:textId="5191D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Anexo 27 </w:t>
      </w:r>
      <w:r w:rsidR="0035147F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 w:rsidR="0035147F">
        <w:rPr>
          <w:rFonts w:ascii="Times New Roman" w:hAnsi="Times New Roman" w:cs="Times New Roman"/>
          <w:b/>
          <w:bCs/>
        </w:rPr>
        <w:t>Modelo GMM (Componente</w:t>
      </w:r>
      <w:r w:rsidR="00656A26">
        <w:rPr>
          <w:rFonts w:ascii="Times New Roman" w:hAnsi="Times New Roman" w:cs="Times New Roman"/>
          <w:b/>
          <w:bCs/>
        </w:rPr>
        <w:t xml:space="preserve"> P</w:t>
      </w:r>
      <w:r w:rsidR="0099444D">
        <w:rPr>
          <w:rFonts w:ascii="Times New Roman" w:hAnsi="Times New Roman" w:cs="Times New Roman"/>
          <w:b/>
          <w:bCs/>
        </w:rPr>
        <w:t xml:space="preserve">C 2 e PC </w:t>
      </w:r>
      <w:r w:rsidR="00847B1E">
        <w:rPr>
          <w:rFonts w:ascii="Times New Roman" w:hAnsi="Times New Roman" w:cs="Times New Roman"/>
          <w:b/>
          <w:bCs/>
        </w:rPr>
        <w:t>4</w:t>
      </w:r>
      <w:r w:rsidR="0035147F">
        <w:rPr>
          <w:rFonts w:ascii="Times New Roman" w:hAnsi="Times New Roman" w:cs="Times New Roman"/>
          <w:b/>
          <w:bCs/>
        </w:rPr>
        <w:t>)</w:t>
      </w:r>
    </w:p>
    <w:p w:rsidR="008B2472" w:rsidP="4B2C4B0E" w:rsidRDefault="008B2472" w14:paraId="21257395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D656185" wp14:editId="1912D75C">
            <wp:simplePos x="10795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2692400" cy="2326342"/>
            <wp:effectExtent l="0" t="0" r="0" b="0"/>
            <wp:wrapSquare wrapText="bothSides"/>
            <wp:docPr id="1512132311" name="Picture 15" descr="A diagram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2311" name="Picture 15" descr="A diagram of a number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326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8B2472" w:rsidR="008B2472" w:rsidP="008B2472" w:rsidRDefault="008B2472" w14:paraId="26801C17" w14:textId="77777777">
      <w:pPr>
        <w:rPr>
          <w:rFonts w:ascii="Times New Roman" w:hAnsi="Times New Roman" w:cs="Times New Roman"/>
        </w:rPr>
      </w:pPr>
    </w:p>
    <w:p w:rsidR="008B2472" w:rsidP="4B2C4B0E" w:rsidRDefault="008B2472" w14:paraId="0BBE280B" w14:textId="77777777">
      <w:pPr>
        <w:rPr>
          <w:rFonts w:ascii="Times New Roman" w:hAnsi="Times New Roman" w:cs="Times New Roman"/>
          <w:b/>
          <w:bCs/>
        </w:rPr>
      </w:pPr>
    </w:p>
    <w:p w:rsidR="00DA7297" w:rsidP="4B2C4B0E" w:rsidRDefault="00DA7297" w14:paraId="7F4AF312" w14:textId="77777777">
      <w:pPr>
        <w:rPr>
          <w:rFonts w:ascii="Times New Roman" w:hAnsi="Times New Roman" w:cs="Times New Roman"/>
          <w:b/>
          <w:bCs/>
        </w:rPr>
      </w:pPr>
    </w:p>
    <w:p w:rsidR="00316588" w:rsidP="09F9F98B" w:rsidRDefault="00316588" w14:paraId="3D03E545" w14:textId="70B715C1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316588" w:rsidP="09F9F98B" w:rsidRDefault="00316588" w14:paraId="5A1FED2F" w14:textId="6387E438">
      <w:pPr>
        <w:spacing w:line="360" w:lineRule="auto"/>
      </w:pPr>
      <w:r>
        <w:br w:type="page"/>
      </w:r>
    </w:p>
    <w:p w:rsidR="00316588" w:rsidP="00316588" w:rsidRDefault="00316588" w14:paraId="3187C69D" w14:textId="2D077689">
      <w:pPr>
        <w:pStyle w:val="Heading1"/>
        <w:spacing w:line="360" w:lineRule="auto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979217581" w:id="734292550"/>
      <w:r w:rsidRPr="44393C55" w:rsidR="5CCD8BAD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Bibliografia</w:t>
      </w:r>
      <w:bookmarkEnd w:id="734292550"/>
    </w:p>
    <w:p w:rsidRPr="004F234F" w:rsidR="00316588" w:rsidP="005E277C" w:rsidRDefault="00BF6654" w14:paraId="23F958B8" w14:textId="1DFEC72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BF6654">
        <w:rPr>
          <w:rFonts w:ascii="Times New Roman" w:hAnsi="Times New Roman" w:cs="Times New Roman"/>
        </w:rPr>
        <w:t xml:space="preserve">Instituto Nacional de Estatística (INE). (2025). </w:t>
      </w:r>
      <w:r w:rsidRPr="47FA79D1" w:rsidR="005E277C">
        <w:rPr>
          <w:rFonts w:ascii="Times New Roman" w:hAnsi="Times New Roman" w:cs="Times New Roman"/>
        </w:rPr>
        <w:t>Beneficiárias/os de subsídios de desemprego</w:t>
      </w:r>
      <w:r w:rsidRPr="00BF6654">
        <w:rPr>
          <w:rFonts w:ascii="Times New Roman" w:hAnsi="Times New Roman" w:cs="Times New Roman"/>
        </w:rPr>
        <w:t>,</w:t>
      </w:r>
      <w:r w:rsidRPr="47FA79D1" w:rsidR="005E277C">
        <w:rPr>
          <w:rFonts w:ascii="Times New Roman" w:hAnsi="Times New Roman" w:cs="Times New Roman"/>
        </w:rPr>
        <w:t xml:space="preserve"> da </w:t>
      </w:r>
      <w:r w:rsidRPr="00BF6654">
        <w:rPr>
          <w:rFonts w:ascii="Times New Roman" w:hAnsi="Times New Roman" w:cs="Times New Roman"/>
        </w:rPr>
        <w:t>segurança social</w:t>
      </w:r>
      <w:r w:rsidRPr="47FA79D1" w:rsidR="005E277C">
        <w:rPr>
          <w:rFonts w:ascii="Times New Roman" w:hAnsi="Times New Roman" w:cs="Times New Roman"/>
        </w:rPr>
        <w:t xml:space="preserve"> (N.º) por Local de residência (NUTS</w:t>
      </w:r>
      <w:r w:rsidRPr="00BF6654">
        <w:rPr>
          <w:rFonts w:ascii="Times New Roman" w:hAnsi="Times New Roman" w:cs="Times New Roman"/>
        </w:rPr>
        <w:t xml:space="preserve">‑2024) e Grupo etário [base de dados estatísticos]. </w:t>
      </w:r>
      <w:r w:rsidRPr="00BF6654">
        <w:rPr>
          <w:rFonts w:ascii="Times New Roman" w:hAnsi="Times New Roman" w:cs="Times New Roman"/>
          <w:lang w:val="en-US"/>
        </w:rPr>
        <w:t>INE. https://www.ine.pt/xportal/xmain?xpid=INE&amp;xpgid=ine_indicadores&amp;indOcorrCod=0013384&amp;contexto=bd&amp;selTab=tab2</w:t>
      </w:r>
    </w:p>
    <w:p w:rsidRPr="00F502DA" w:rsidR="0064098C" w:rsidP="005E277C" w:rsidRDefault="0064098C" w14:paraId="2D5BA185" w14:textId="5D2BF2F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29AE57B">
        <w:rPr>
          <w:rFonts w:ascii="Times New Roman" w:hAnsi="Times New Roman" w:cs="Times New Roman"/>
        </w:rPr>
        <w:t xml:space="preserve">Instituto Nacional de Estatística (INE). (2025). Duração média do subsídio de desemprego da segurança social (Dia) por Local de residência (NUTS‑2024) e Sexo [base de dados estatísticos]. </w:t>
      </w:r>
      <w:r w:rsidRPr="00F502DA">
        <w:rPr>
          <w:rFonts w:ascii="Times New Roman" w:hAnsi="Times New Roman" w:cs="Times New Roman"/>
          <w:lang w:val="en-US"/>
        </w:rPr>
        <w:t xml:space="preserve">INE. </w:t>
      </w:r>
      <w:hyperlink r:id="rId38">
        <w:r w:rsidRPr="00F502DA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https://www.ine.pt/xportal/xmain?xpid=INE&amp;xpgid=ine_indicadores&amp;indOcorrCod=0013382&amp;contexto=bd&amp;selTab=tab2</w:t>
        </w:r>
      </w:hyperlink>
    </w:p>
    <w:p w:rsidRPr="0000606D" w:rsidR="0000606D" w:rsidP="005E277C" w:rsidRDefault="0000606D" w14:paraId="33402DAB" w14:textId="570E57B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3DEF1A8">
        <w:rPr>
          <w:rFonts w:ascii="Times New Roman" w:hAnsi="Times New Roman" w:cs="Times New Roman"/>
        </w:rPr>
        <w:t xml:space="preserve">Instituto Nacional de Estatística (INE). (2025). Valor médio do subsídio de desemprego da segurança social (€/N.º) por Local de residência (NUTS‑2024) e Sexo [base de dados estatísticos]. </w:t>
      </w:r>
      <w:r w:rsidRPr="03DEF1A8">
        <w:rPr>
          <w:rFonts w:ascii="Times New Roman" w:hAnsi="Times New Roman" w:cs="Times New Roman"/>
          <w:lang w:val="en-US"/>
        </w:rPr>
        <w:t xml:space="preserve">INE. </w:t>
      </w:r>
      <w:hyperlink r:id="rId39">
        <w:r w:rsidRPr="03DEF1A8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https://www.ine.pt/xportal/xmain?xpid=INE&amp;xpgid=ine_indicadores&amp;indOcorrCod=0013381&amp;contexto=bd&amp;selTab=tab2</w:t>
        </w:r>
      </w:hyperlink>
    </w:p>
    <w:p w:rsidRPr="00F502DA" w:rsidR="005F25FD" w:rsidP="005E277C" w:rsidRDefault="005F25FD" w14:paraId="5EB54A9D" w14:textId="0CF986D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5F25FD">
        <w:rPr>
          <w:rFonts w:ascii="Times New Roman" w:hAnsi="Times New Roman" w:cs="Times New Roman"/>
        </w:rPr>
        <w:t xml:space="preserve">Instituto Nacional de Estatística (INE). (2025). Novas/os beneficiárias/os de subsídios de desemprego da segurança social (N.º) por Local de residência (NUTS‑2024) e Sexo [base de dados estatísticos]. </w:t>
      </w:r>
      <w:r w:rsidRPr="00F502DA">
        <w:rPr>
          <w:rFonts w:ascii="Times New Roman" w:hAnsi="Times New Roman" w:cs="Times New Roman"/>
          <w:lang w:val="en-US"/>
        </w:rPr>
        <w:t xml:space="preserve">INE. </w:t>
      </w:r>
      <w:hyperlink r:id="rId40">
        <w:r w:rsidRPr="00F502DA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https://www.ine.pt/xportal/xmain?xpid=INE&amp;xpgid=ine_indicadores&amp;indOcorrCod=0013385&amp;contexto=bd&amp;selTab=tab2</w:t>
        </w:r>
      </w:hyperlink>
    </w:p>
    <w:p w:rsidRPr="00F502DA" w:rsidR="00875B94" w:rsidP="005E277C" w:rsidRDefault="00875B94" w14:paraId="2A00F8A0" w14:textId="403E583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875B94">
        <w:rPr>
          <w:rFonts w:ascii="Times New Roman" w:hAnsi="Times New Roman" w:cs="Times New Roman"/>
        </w:rPr>
        <w:t xml:space="preserve">Instituto Nacional de Estatística (INE). (2025). </w:t>
      </w:r>
      <w:r w:rsidRPr="00875B94">
        <w:rPr>
          <w:rFonts w:ascii="Times New Roman" w:hAnsi="Times New Roman" w:cs="Times New Roman"/>
          <w:i/>
          <w:iCs/>
        </w:rPr>
        <w:t>Período processado de subsídios de desemprego da segurança social (Dia) por Local de residência (NUTS</w:t>
      </w:r>
      <w:r w:rsidRPr="00875B94">
        <w:rPr>
          <w:rFonts w:ascii="Times New Roman" w:hAnsi="Times New Roman" w:cs="Times New Roman"/>
          <w:i/>
          <w:iCs/>
        </w:rPr>
        <w:noBreakHyphen/>
        <w:t>2024) e Sexo</w:t>
      </w:r>
      <w:r w:rsidRPr="00875B94">
        <w:rPr>
          <w:rFonts w:ascii="Times New Roman" w:hAnsi="Times New Roman" w:cs="Times New Roman"/>
        </w:rPr>
        <w:t xml:space="preserve"> [base de dados estatísticos]. </w:t>
      </w:r>
      <w:r w:rsidRPr="00F502DA">
        <w:rPr>
          <w:rFonts w:ascii="Times New Roman" w:hAnsi="Times New Roman" w:cs="Times New Roman"/>
          <w:lang w:val="en-US"/>
        </w:rPr>
        <w:t xml:space="preserve">INE. </w:t>
      </w:r>
      <w:hyperlink w:history="1" r:id="rId41">
        <w:r w:rsidRPr="00F502DA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https://www.ine.pt/xportal/xmain?xpid=INE&amp;xpgid=ine_indicadores&amp;indOcorrCod=0013387&amp;contexto=bd&amp;selTab=tab2</w:t>
        </w:r>
      </w:hyperlink>
    </w:p>
    <w:p w:rsidRPr="00F502DA" w:rsidR="0000180B" w:rsidP="005E277C" w:rsidRDefault="0000180B" w14:paraId="27D2CCF1" w14:textId="641EF1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00180B">
        <w:rPr>
          <w:rFonts w:ascii="Times New Roman" w:hAnsi="Times New Roman" w:cs="Times New Roman"/>
        </w:rPr>
        <w:t xml:space="preserve">Instituto Nacional de Estatística (INE). (2025). </w:t>
      </w:r>
      <w:r w:rsidRPr="0000180B">
        <w:rPr>
          <w:rFonts w:ascii="Times New Roman" w:hAnsi="Times New Roman" w:cs="Times New Roman"/>
          <w:i/>
          <w:iCs/>
        </w:rPr>
        <w:t>Valor processado de subsídios de desemprego da segurança social (€) por Local de residência (NUTS</w:t>
      </w:r>
      <w:r w:rsidRPr="0000180B">
        <w:rPr>
          <w:rFonts w:ascii="Times New Roman" w:hAnsi="Times New Roman" w:cs="Times New Roman"/>
          <w:i/>
          <w:iCs/>
        </w:rPr>
        <w:noBreakHyphen/>
        <w:t>2024) e Sexo</w:t>
      </w:r>
      <w:r w:rsidRPr="0000180B">
        <w:rPr>
          <w:rFonts w:ascii="Times New Roman" w:hAnsi="Times New Roman" w:cs="Times New Roman"/>
        </w:rPr>
        <w:t xml:space="preserve"> [base de dados estatísticos]. </w:t>
      </w:r>
      <w:r w:rsidRPr="00F502DA">
        <w:rPr>
          <w:rFonts w:ascii="Times New Roman" w:hAnsi="Times New Roman" w:cs="Times New Roman"/>
          <w:lang w:val="en-US"/>
        </w:rPr>
        <w:t xml:space="preserve">INE. </w:t>
      </w:r>
      <w:hyperlink w:history="1" r:id="rId42">
        <w:r w:rsidRPr="00F502DA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https://www.ine.pt/xportal/xmain?xpid=INE&amp;xpgid=ine_indicadores&amp;indOcorrCod=0013386&amp;contexto=bd&amp;selTab=tab2</w:t>
        </w:r>
      </w:hyperlink>
    </w:p>
    <w:p w:rsidR="00625511" w:rsidP="005E277C" w:rsidRDefault="00625511" w14:paraId="1E1CCEB8" w14:textId="49BD6F6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25511">
        <w:rPr>
          <w:rFonts w:ascii="Times New Roman" w:hAnsi="Times New Roman" w:cs="Times New Roman"/>
        </w:rPr>
        <w:t xml:space="preserve">Instituto Nacional de Estatística (INE) &amp; Instituto de Informática (II). (2025). </w:t>
      </w:r>
      <w:r w:rsidRPr="00625511">
        <w:rPr>
          <w:rFonts w:ascii="Times New Roman" w:hAnsi="Times New Roman" w:cs="Times New Roman"/>
          <w:i/>
          <w:iCs/>
        </w:rPr>
        <w:t>Beneficiárias/os do subsídio por assistência de terceira pessoa da segurança social (N.º) por Local de residência (NUTS</w:t>
      </w:r>
      <w:r w:rsidRPr="00625511">
        <w:rPr>
          <w:rFonts w:ascii="Times New Roman" w:hAnsi="Times New Roman" w:cs="Times New Roman"/>
          <w:i/>
          <w:iCs/>
        </w:rPr>
        <w:noBreakHyphen/>
        <w:t>2024)</w:t>
      </w:r>
      <w:r w:rsidRPr="00625511">
        <w:rPr>
          <w:rFonts w:ascii="Times New Roman" w:hAnsi="Times New Roman" w:cs="Times New Roman"/>
        </w:rPr>
        <w:t xml:space="preserve"> [base de dados estatísticos]. DataLABOR. </w:t>
      </w:r>
      <w:hyperlink w:history="1" r:id="rId43">
        <w:r w:rsidRPr="000150A7">
          <w:rPr>
            <w:rStyle w:val="Hyperlink"/>
            <w:rFonts w:ascii="Times New Roman" w:hAnsi="Times New Roman" w:cs="Times New Roman"/>
          </w:rPr>
          <w:t>https://datalabor.dg.ss.gov.pt/tables/assistencia-terceira-pessoa</w:t>
        </w:r>
      </w:hyperlink>
    </w:p>
    <w:p w:rsidRPr="00DA7297" w:rsidR="00316588" w:rsidP="005E277C" w:rsidRDefault="00944AB2" w14:paraId="3633A696" w14:textId="0EFAD23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944AB2">
        <w:rPr>
          <w:rFonts w:ascii="Times New Roman" w:hAnsi="Times New Roman" w:cs="Times New Roman"/>
        </w:rPr>
        <w:t xml:space="preserve">Instituto Nacional de Estatística (INE). (2025). </w:t>
      </w:r>
      <w:r w:rsidRPr="00944AB2">
        <w:rPr>
          <w:rFonts w:ascii="Times New Roman" w:hAnsi="Times New Roman" w:cs="Times New Roman"/>
          <w:i/>
          <w:iCs/>
        </w:rPr>
        <w:t>Constituição de pessoas colectivas e entidades equiparadas (N.º) por Localização geográfica (NUTS</w:t>
      </w:r>
      <w:r w:rsidRPr="00944AB2">
        <w:rPr>
          <w:rFonts w:ascii="Times New Roman" w:hAnsi="Times New Roman" w:cs="Times New Roman"/>
          <w:i/>
          <w:iCs/>
        </w:rPr>
        <w:noBreakHyphen/>
        <w:t>2024)</w:t>
      </w:r>
      <w:r w:rsidRPr="00944AB2">
        <w:rPr>
          <w:rFonts w:ascii="Times New Roman" w:hAnsi="Times New Roman" w:cs="Times New Roman"/>
        </w:rPr>
        <w:t xml:space="preserve"> [base de dados estatísticos]. </w:t>
      </w:r>
      <w:r w:rsidRPr="00944AB2">
        <w:rPr>
          <w:rFonts w:ascii="Times New Roman" w:hAnsi="Times New Roman" w:cs="Times New Roman"/>
          <w:lang w:val="en-US"/>
        </w:rPr>
        <w:t xml:space="preserve">INE. </w:t>
      </w:r>
      <w:hyperlink w:history="1" r:id="rId44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https://www.ine.pt/xportal/xmain?xpid=INE&amp;xpgid=ine_indicadores&amp;indOcorrCod=0012242&amp;contexto=bd&amp;selTab=tab2</w:t>
        </w:r>
      </w:hyperlink>
    </w:p>
    <w:p w:rsidRPr="00520EAC" w:rsidR="00944AB2" w:rsidP="005E277C" w:rsidRDefault="007C10F5" w14:paraId="373B1C5A" w14:textId="0B3AE7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7C10F5">
        <w:rPr>
          <w:rFonts w:ascii="Times New Roman" w:hAnsi="Times New Roman" w:cs="Times New Roman"/>
        </w:rPr>
        <w:t xml:space="preserve">Instituto Nacional de Estatística (INE). (2025). </w:t>
      </w:r>
      <w:r w:rsidRPr="007C10F5">
        <w:rPr>
          <w:rFonts w:ascii="Times New Roman" w:hAnsi="Times New Roman" w:cs="Times New Roman"/>
          <w:i/>
          <w:iCs/>
        </w:rPr>
        <w:t>Empresas (N.º) por Localização geográfica (</w:t>
      </w:r>
      <w:r w:rsidRPr="535AA7A2">
        <w:rPr>
          <w:rFonts w:ascii="Times New Roman" w:hAnsi="Times New Roman" w:cs="Times New Roman"/>
          <w:i/>
          <w:iCs/>
        </w:rPr>
        <w:t>NUTS2024</w:t>
      </w:r>
      <w:r w:rsidRPr="007C10F5">
        <w:rPr>
          <w:rFonts w:ascii="Times New Roman" w:hAnsi="Times New Roman" w:cs="Times New Roman"/>
          <w:i/>
          <w:iCs/>
        </w:rPr>
        <w:t>), Atividade económica (Divisão – CAE Rev. 3) e Forma jurídica</w:t>
      </w:r>
      <w:r w:rsidRPr="007C10F5">
        <w:rPr>
          <w:rFonts w:ascii="Times New Roman" w:hAnsi="Times New Roman" w:cs="Times New Roman"/>
        </w:rPr>
        <w:t xml:space="preserve"> [base de dados estatísticos]. </w:t>
      </w:r>
      <w:r w:rsidRPr="007C10F5">
        <w:rPr>
          <w:rFonts w:ascii="Times New Roman" w:hAnsi="Times New Roman" w:cs="Times New Roman"/>
          <w:lang w:val="en-US"/>
        </w:rPr>
        <w:t xml:space="preserve">INE. </w:t>
      </w:r>
      <w:hyperlink r:id="rId45">
        <w:r w:rsidRPr="00520EAC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https://www.ine.pt/xportal/xmain?xpid=INE&amp;xpgid=ine_indicadores&amp;indOcorrCod=0014064&amp;contexto=bd&amp;selTab=tab2</w:t>
        </w:r>
      </w:hyperlink>
    </w:p>
    <w:p w:rsidRPr="00520EAC" w:rsidR="007C10F5" w:rsidP="005E277C" w:rsidRDefault="00A53547" w14:paraId="2AD13F9E" w14:textId="6AE5F37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A53547">
        <w:rPr>
          <w:rFonts w:ascii="Times New Roman" w:hAnsi="Times New Roman" w:cs="Times New Roman"/>
        </w:rPr>
        <w:t xml:space="preserve">Instituto Nacional de Estatística (INE). (2025). </w:t>
      </w:r>
      <w:r w:rsidRPr="00A53547">
        <w:rPr>
          <w:rFonts w:ascii="Times New Roman" w:hAnsi="Times New Roman" w:cs="Times New Roman"/>
          <w:i/>
          <w:iCs/>
        </w:rPr>
        <w:t>Nascimentos (N.º) de empresas por Localização geográfica (</w:t>
      </w:r>
      <w:r w:rsidRPr="2AE4D093">
        <w:rPr>
          <w:rFonts w:ascii="Times New Roman" w:hAnsi="Times New Roman" w:cs="Times New Roman"/>
          <w:i/>
          <w:iCs/>
        </w:rPr>
        <w:t>NUTS2024</w:t>
      </w:r>
      <w:r w:rsidRPr="00A53547">
        <w:rPr>
          <w:rFonts w:ascii="Times New Roman" w:hAnsi="Times New Roman" w:cs="Times New Roman"/>
          <w:i/>
          <w:iCs/>
        </w:rPr>
        <w:t>) e Forma jurídica</w:t>
      </w:r>
      <w:r w:rsidRPr="00A53547">
        <w:rPr>
          <w:rFonts w:ascii="Times New Roman" w:hAnsi="Times New Roman" w:cs="Times New Roman"/>
        </w:rPr>
        <w:t xml:space="preserve"> [base de dados estatísticos]. </w:t>
      </w:r>
      <w:r w:rsidRPr="00A53547">
        <w:rPr>
          <w:rFonts w:ascii="Times New Roman" w:hAnsi="Times New Roman" w:cs="Times New Roman"/>
          <w:lang w:val="en-US"/>
        </w:rPr>
        <w:t xml:space="preserve">INE. </w:t>
      </w:r>
      <w:hyperlink r:id="rId46">
        <w:r w:rsidRPr="00520EAC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https://www.ine.pt/xportal/xmain?xpid=INE&amp;xpgid=ine_indicadores&amp;indOcorrCod=0014098&amp;contexto=bd&amp;selTab=tab2</w:t>
        </w:r>
      </w:hyperlink>
    </w:p>
    <w:p w:rsidRPr="00DA7297" w:rsidR="00A53547" w:rsidP="005E277C" w:rsidRDefault="00233C67" w14:paraId="5B2315BB" w14:textId="1BDF51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233C67">
        <w:rPr>
          <w:rFonts w:ascii="Times New Roman" w:hAnsi="Times New Roman" w:cs="Times New Roman"/>
        </w:rPr>
        <w:t xml:space="preserve">Instituto Nacional de Estatística (INE). (2025). </w:t>
      </w:r>
      <w:r w:rsidRPr="00233C67">
        <w:rPr>
          <w:rFonts w:ascii="Times New Roman" w:hAnsi="Times New Roman" w:cs="Times New Roman"/>
          <w:i/>
          <w:iCs/>
        </w:rPr>
        <w:t>Mortes (N.º) de empresas por Localização geográfica (NUTS</w:t>
      </w:r>
      <w:r w:rsidRPr="00233C67">
        <w:rPr>
          <w:rFonts w:ascii="Times New Roman" w:hAnsi="Times New Roman" w:cs="Times New Roman"/>
          <w:i/>
          <w:iCs/>
        </w:rPr>
        <w:noBreakHyphen/>
        <w:t>2024) e Forma jurídica</w:t>
      </w:r>
      <w:r w:rsidRPr="00233C67">
        <w:rPr>
          <w:rFonts w:ascii="Times New Roman" w:hAnsi="Times New Roman" w:cs="Times New Roman"/>
        </w:rPr>
        <w:t xml:space="preserve"> [base de dados estatísticos]. </w:t>
      </w:r>
      <w:r w:rsidRPr="00233C67">
        <w:rPr>
          <w:rFonts w:ascii="Times New Roman" w:hAnsi="Times New Roman" w:cs="Times New Roman"/>
          <w:lang w:val="en-US"/>
        </w:rPr>
        <w:t xml:space="preserve">INE. </w:t>
      </w:r>
      <w:hyperlink w:history="1" r:id="rId47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https://www.ine.pt/xportal/xmain?xpid=INE&amp;xpgid=ine_indicadores&amp;indOcorrCod=0014100&amp;contexto=bd&amp;selTab=tab2</w:t>
        </w:r>
      </w:hyperlink>
    </w:p>
    <w:p w:rsidRPr="00DA7297" w:rsidR="00233C67" w:rsidP="005E277C" w:rsidRDefault="00297EAF" w14:paraId="52DF6DE3" w14:textId="0B2A5A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28401673">
        <w:rPr>
          <w:rFonts w:ascii="Times New Roman" w:hAnsi="Times New Roman" w:cs="Times New Roman"/>
        </w:rPr>
        <w:t xml:space="preserve">Instituto Nacional de Estatística (INE). (2025). </w:t>
      </w:r>
      <w:r w:rsidRPr="28401673">
        <w:rPr>
          <w:rFonts w:ascii="Times New Roman" w:hAnsi="Times New Roman" w:cs="Times New Roman"/>
          <w:i/>
          <w:iCs/>
        </w:rPr>
        <w:t>Dissolução de pessoas colectivas e entidades equiparadas (N.º) por Localização geográfica (</w:t>
      </w:r>
      <w:r w:rsidRPr="00E801F6" w:rsidR="00E801F6">
        <w:rPr>
          <w:rFonts w:ascii="Times New Roman" w:hAnsi="Times New Roman" w:cs="Times New Roman"/>
          <w:i/>
          <w:iCs/>
        </w:rPr>
        <w:t>NUTS</w:t>
      </w:r>
      <w:r w:rsidRPr="00E801F6" w:rsidR="00E801F6">
        <w:rPr>
          <w:rFonts w:ascii="Times New Roman" w:hAnsi="Times New Roman" w:cs="Times New Roman"/>
          <w:i/>
          <w:iCs/>
        </w:rPr>
        <w:noBreakHyphen/>
        <w:t>2024</w:t>
      </w:r>
      <w:r w:rsidRPr="28401673">
        <w:rPr>
          <w:rFonts w:ascii="Times New Roman" w:hAnsi="Times New Roman" w:cs="Times New Roman"/>
          <w:i/>
          <w:iCs/>
        </w:rPr>
        <w:t>)</w:t>
      </w:r>
      <w:r w:rsidRPr="28401673">
        <w:rPr>
          <w:rFonts w:ascii="Times New Roman" w:hAnsi="Times New Roman" w:cs="Times New Roman"/>
        </w:rPr>
        <w:t xml:space="preserve"> [base de dados estatísticos]. </w:t>
      </w:r>
      <w:r w:rsidRPr="00DA7297">
        <w:rPr>
          <w:rFonts w:ascii="Times New Roman" w:hAnsi="Times New Roman" w:cs="Times New Roman"/>
          <w:lang w:val="en-US"/>
        </w:rPr>
        <w:t xml:space="preserve">INE. </w:t>
      </w:r>
      <w:hyperlink w:history="1" r:id="rId48">
        <w:r w:rsidRPr="00DA7297" w:rsidR="00E801F6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https://www.ine.pt/xportal/xmain?xpid=INE&amp;xpgid=ine_indicadores&amp;indOcorrCod=0012245&amp;contexto=bd&amp;selTab=tab2</w:t>
        </w:r>
      </w:hyperlink>
      <w:r w:rsidRPr="00DA7297" w:rsidR="00E801F6">
        <w:rPr>
          <w:rFonts w:ascii="Times New Roman" w:hAnsi="Times New Roman" w:cs="Times New Roman"/>
          <w:lang w:val="en-US"/>
        </w:rPr>
        <w:t xml:space="preserve"> </w:t>
      </w:r>
    </w:p>
    <w:p w:rsidR="00297EAF" w:rsidP="00185C64" w:rsidRDefault="00297EAF" w14:paraId="5B40BAE3" w14:textId="2A59274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28401673">
        <w:rPr>
          <w:rFonts w:ascii="Times New Roman" w:hAnsi="Times New Roman" w:cs="Times New Roman"/>
        </w:rPr>
        <w:t xml:space="preserve">Instituto Nacional de Estatística (INE). (2025). Crédito à habitação por habitante (€) por Localização geográfica (NUTS‑2024) [base de dados estatísticos]. </w:t>
      </w:r>
      <w:r w:rsidRPr="28401673">
        <w:rPr>
          <w:rFonts w:ascii="Times New Roman" w:hAnsi="Times New Roman" w:cs="Times New Roman"/>
          <w:lang w:val="en-US"/>
        </w:rPr>
        <w:t xml:space="preserve">INE. </w:t>
      </w:r>
      <w:hyperlink r:id="rId49">
        <w:r w:rsidRPr="28401673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https://www.ine.pt/xportal/xmain?xpid=INE&amp;xpgid=ine_indicadores&amp;indOcorrCod=0013048&amp;contexto=bd&amp;selTab=tab2</w:t>
        </w:r>
      </w:hyperlink>
    </w:p>
    <w:p w:rsidRPr="00DA7297" w:rsidR="00297EAF" w:rsidP="00297EAF" w:rsidRDefault="00F502DA" w14:paraId="22419417" w14:textId="2E66A41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2FC19424">
        <w:rPr>
          <w:rFonts w:ascii="Times New Roman" w:hAnsi="Times New Roman" w:cs="Times New Roman"/>
        </w:rPr>
        <w:t xml:space="preserve">Instituto Nacional de Estatística (INE). (2025). </w:t>
      </w:r>
      <w:r w:rsidRPr="2FC19424">
        <w:rPr>
          <w:rFonts w:ascii="Times New Roman" w:hAnsi="Times New Roman" w:cs="Times New Roman"/>
          <w:i/>
          <w:iCs/>
        </w:rPr>
        <w:t>Taxa de crédito à habitação (%) por Localização geográfica (NUTS2024)</w:t>
      </w:r>
      <w:r w:rsidRPr="2FC19424">
        <w:rPr>
          <w:rFonts w:ascii="Times New Roman" w:hAnsi="Times New Roman" w:cs="Times New Roman"/>
        </w:rPr>
        <w:t xml:space="preserve"> [base de dados estatísticos]. </w:t>
      </w:r>
      <w:r w:rsidRPr="2FC19424">
        <w:rPr>
          <w:rFonts w:ascii="Times New Roman" w:hAnsi="Times New Roman" w:cs="Times New Roman"/>
          <w:lang w:val="en-US"/>
        </w:rPr>
        <w:t xml:space="preserve">INE. </w:t>
      </w:r>
      <w:hyperlink r:id="rId50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https://www.ine.pt/xportal/xmain?xpid=INE&amp;xpgid=ine_indicadores&amp;indOcorrCod=0013052&amp;contexto=bd&amp;selTab=tab2</w:t>
        </w:r>
      </w:hyperlink>
    </w:p>
    <w:p w:rsidRPr="00DA7297" w:rsidR="00F502DA" w:rsidP="00297EAF" w:rsidRDefault="00F502DA" w14:paraId="6D0F554C" w14:textId="58E9DAB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2FC19424">
        <w:rPr>
          <w:rFonts w:ascii="Times New Roman" w:hAnsi="Times New Roman" w:cs="Times New Roman"/>
        </w:rPr>
        <w:t xml:space="preserve">Instituto Nacional de Estatística (INE). (2014). </w:t>
      </w:r>
      <w:r w:rsidRPr="2FC19424">
        <w:rPr>
          <w:rFonts w:ascii="Times New Roman" w:hAnsi="Times New Roman" w:cs="Times New Roman"/>
          <w:i/>
          <w:iCs/>
        </w:rPr>
        <w:t>Custos com o pessoal (€) nos estabelecimentos de bancos e caixas económicas por Localização geográfica (NUTS2002)</w:t>
      </w:r>
      <w:r w:rsidRPr="2FC19424">
        <w:rPr>
          <w:rFonts w:ascii="Times New Roman" w:hAnsi="Times New Roman" w:cs="Times New Roman"/>
        </w:rPr>
        <w:t xml:space="preserve"> [base de dados estatísticos]. </w:t>
      </w:r>
      <w:r w:rsidRPr="2FC19424">
        <w:rPr>
          <w:rFonts w:ascii="Times New Roman" w:hAnsi="Times New Roman" w:cs="Times New Roman"/>
          <w:lang w:val="en-US"/>
        </w:rPr>
        <w:t xml:space="preserve">INE. </w:t>
      </w:r>
      <w:hyperlink r:id="rId51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https://www.ine.pt/xportal/xmain?xpid=INE&amp;xpgid=ine_indicadores&amp;indOcorrCod=0000228&amp;contexto=bd&amp;selTab=tab2</w:t>
        </w:r>
      </w:hyperlink>
    </w:p>
    <w:p w:rsidRPr="00DA7297" w:rsidR="00F502DA" w:rsidP="00297EAF" w:rsidRDefault="00C25FF8" w14:paraId="78747ECD" w14:textId="48D17F8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C25FF8">
        <w:rPr>
          <w:rFonts w:ascii="Times New Roman" w:hAnsi="Times New Roman" w:cs="Times New Roman"/>
        </w:rPr>
        <w:t xml:space="preserve">Instituto Nacional de Estatística (INE). (2025). </w:t>
      </w:r>
      <w:r w:rsidRPr="00C25FF8">
        <w:rPr>
          <w:rFonts w:ascii="Times New Roman" w:hAnsi="Times New Roman" w:cs="Times New Roman"/>
          <w:i/>
          <w:iCs/>
        </w:rPr>
        <w:t>Gastos com o pessoal (€) das empresas por Atividade económica (Subclasse – CAE Rev. 3) e Escalão de pessoal ao serviço; Anual</w:t>
      </w:r>
      <w:r w:rsidRPr="00C25FF8">
        <w:rPr>
          <w:rFonts w:ascii="Times New Roman" w:hAnsi="Times New Roman" w:cs="Times New Roman"/>
        </w:rPr>
        <w:t xml:space="preserve"> [base de dados estatísticos]. </w:t>
      </w:r>
      <w:r w:rsidRPr="00C25FF8">
        <w:rPr>
          <w:rFonts w:ascii="Times New Roman" w:hAnsi="Times New Roman" w:cs="Times New Roman"/>
          <w:lang w:val="en-US"/>
        </w:rPr>
        <w:t xml:space="preserve">INE. </w:t>
      </w:r>
      <w:hyperlink w:history="1" r:id="rId52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https://www.ine.pt/xportal/xmain?xpid=INE&amp;xpgid=ine_indicadores&amp;indOcorrCod=0006597&amp;contexto=bd&amp;selTab=tab2</w:t>
        </w:r>
      </w:hyperlink>
    </w:p>
    <w:p w:rsidRPr="00DA7297" w:rsidR="00C25FF8" w:rsidP="00297EAF" w:rsidRDefault="00C25FF8" w14:paraId="5327D9AB" w14:textId="57440BC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C25FF8">
        <w:rPr>
          <w:rFonts w:ascii="Times New Roman" w:hAnsi="Times New Roman" w:cs="Times New Roman"/>
        </w:rPr>
        <w:t xml:space="preserve">Instituto Nacional de Estatística (INE). (2025). </w:t>
      </w:r>
      <w:r w:rsidRPr="00C25FF8">
        <w:rPr>
          <w:rFonts w:ascii="Times New Roman" w:hAnsi="Times New Roman" w:cs="Times New Roman"/>
          <w:i/>
          <w:iCs/>
        </w:rPr>
        <w:t>Ganho médio mensal (€) por Localização geográfica (NUTS</w:t>
      </w:r>
      <w:r w:rsidRPr="00C25FF8">
        <w:rPr>
          <w:rFonts w:ascii="Times New Roman" w:hAnsi="Times New Roman" w:cs="Times New Roman"/>
          <w:i/>
          <w:iCs/>
        </w:rPr>
        <w:noBreakHyphen/>
        <w:t>2024) e Nível de educação; Anual</w:t>
      </w:r>
      <w:r w:rsidRPr="00C25FF8">
        <w:rPr>
          <w:rFonts w:ascii="Times New Roman" w:hAnsi="Times New Roman" w:cs="Times New Roman"/>
        </w:rPr>
        <w:t xml:space="preserve"> [base de dados estatísticos]. </w:t>
      </w:r>
      <w:r w:rsidRPr="00C25FF8">
        <w:rPr>
          <w:rFonts w:ascii="Times New Roman" w:hAnsi="Times New Roman" w:cs="Times New Roman"/>
          <w:lang w:val="en-US"/>
        </w:rPr>
        <w:t xml:space="preserve">INE. </w:t>
      </w:r>
      <w:hyperlink w:history="1" r:id="rId53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https://www.ine.pt/xportal/xmain?xpid=INE&amp;xpgid=ine_indicadores&amp;indOcorrCod=0012653&amp;contexto=bd&amp;selTab=tab2</w:t>
        </w:r>
      </w:hyperlink>
    </w:p>
    <w:p w:rsidRPr="00DA7297" w:rsidR="00C25FF8" w:rsidP="00297EAF" w:rsidRDefault="00C25FF8" w14:paraId="5F8CED23" w14:textId="0F4CDE5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C25FF8">
        <w:rPr>
          <w:rFonts w:ascii="Times New Roman" w:hAnsi="Times New Roman" w:cs="Times New Roman"/>
        </w:rPr>
        <w:t xml:space="preserve">Instituto Nacional de Estatística (INE). (2014). </w:t>
      </w:r>
      <w:r w:rsidRPr="00C25FF8">
        <w:rPr>
          <w:rFonts w:ascii="Times New Roman" w:hAnsi="Times New Roman" w:cs="Times New Roman"/>
          <w:i/>
          <w:iCs/>
        </w:rPr>
        <w:t>Disparidade no ganho médio mensal (entre sectores de actividade – %) da população empregada por conta de outrem por Localização geográfica (NUTS</w:t>
      </w:r>
      <w:r w:rsidRPr="00C25FF8">
        <w:rPr>
          <w:rFonts w:ascii="Times New Roman" w:hAnsi="Times New Roman" w:cs="Times New Roman"/>
          <w:i/>
          <w:iCs/>
        </w:rPr>
        <w:noBreakHyphen/>
        <w:t>2002) e Tipologia de áreas urbanas; Anual</w:t>
      </w:r>
      <w:r w:rsidRPr="00C25FF8">
        <w:rPr>
          <w:rFonts w:ascii="Times New Roman" w:hAnsi="Times New Roman" w:cs="Times New Roman"/>
        </w:rPr>
        <w:t xml:space="preserve"> [base de dados estatísticos]. </w:t>
      </w:r>
      <w:r w:rsidRPr="00C25FF8">
        <w:rPr>
          <w:rFonts w:ascii="Times New Roman" w:hAnsi="Times New Roman" w:cs="Times New Roman"/>
          <w:lang w:val="en-US"/>
        </w:rPr>
        <w:t xml:space="preserve">INE. </w:t>
      </w:r>
      <w:hyperlink w:history="1" r:id="rId54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https://www.ine.pt/xportal/xmain?xpid=INE&amp;xpgid=ine_indicadores&amp;indOcorrCod=0006096&amp;contexto=bd&amp;selTab=tab2</w:t>
        </w:r>
      </w:hyperlink>
    </w:p>
    <w:p w:rsidR="00C25FF8" w:rsidP="00297EAF" w:rsidRDefault="00C25FF8" w14:paraId="7648B013" w14:textId="04F8D48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C25FF8">
        <w:rPr>
          <w:rFonts w:ascii="Times New Roman" w:hAnsi="Times New Roman" w:cs="Times New Roman"/>
        </w:rPr>
        <w:t xml:space="preserve">Instituto Nacional de Estatística (INE). (2025). </w:t>
      </w:r>
      <w:r w:rsidRPr="00C25FF8">
        <w:rPr>
          <w:rFonts w:ascii="Times New Roman" w:hAnsi="Times New Roman" w:cs="Times New Roman"/>
          <w:i/>
          <w:iCs/>
        </w:rPr>
        <w:t>Ganho médio mensal (€) por Localização geográfica (NUTS</w:t>
      </w:r>
      <w:r w:rsidRPr="00C25FF8">
        <w:rPr>
          <w:rFonts w:ascii="Times New Roman" w:hAnsi="Times New Roman" w:cs="Times New Roman"/>
          <w:i/>
          <w:iCs/>
        </w:rPr>
        <w:noBreakHyphen/>
        <w:t>2024), Sector de actividade económica (CAE Rev. 3) e Sexo; Anual</w:t>
      </w:r>
      <w:r w:rsidRPr="00C25FF8">
        <w:rPr>
          <w:rFonts w:ascii="Times New Roman" w:hAnsi="Times New Roman" w:cs="Times New Roman"/>
        </w:rPr>
        <w:t xml:space="preserve"> [base de dados estatísticos]. </w:t>
      </w:r>
      <w:r w:rsidRPr="00C25FF8">
        <w:rPr>
          <w:rFonts w:ascii="Times New Roman" w:hAnsi="Times New Roman" w:cs="Times New Roman"/>
          <w:lang w:val="en-US"/>
        </w:rPr>
        <w:t xml:space="preserve">INE. </w:t>
      </w:r>
      <w:hyperlink w:tgtFrame="_new" w:history="1" r:id="rId55">
        <w:r w:rsidRPr="00C25FF8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https://www.ine.pt/xportal/xmain?xpid=INE&amp;xpgid=ine_indicadores&amp;indOcorrCod=0012649&amp;contexto=bd&amp;selTab=tab2</w:t>
        </w:r>
      </w:hyperlink>
    </w:p>
    <w:p w:rsidRPr="00DA7297" w:rsidR="00C25FF8" w:rsidP="00297EAF" w:rsidRDefault="00D56CC4" w14:paraId="69D01D11" w14:textId="25036A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D56CC4">
        <w:rPr>
          <w:rFonts w:ascii="Times New Roman" w:hAnsi="Times New Roman" w:cs="Times New Roman"/>
        </w:rPr>
        <w:t xml:space="preserve">Instituto Nacional de Estatística (INE). (2025). </w:t>
      </w:r>
      <w:r w:rsidRPr="00D56CC4">
        <w:rPr>
          <w:rFonts w:ascii="Times New Roman" w:hAnsi="Times New Roman" w:cs="Times New Roman"/>
          <w:i/>
          <w:iCs/>
        </w:rPr>
        <w:t>População empregada por conta de outrem (N.º) por Localização geográfica (</w:t>
      </w:r>
      <w:r w:rsidRPr="24127E74">
        <w:rPr>
          <w:rFonts w:ascii="Times New Roman" w:hAnsi="Times New Roman" w:cs="Times New Roman"/>
          <w:i/>
          <w:iCs/>
        </w:rPr>
        <w:t>NUTS2024</w:t>
      </w:r>
      <w:r w:rsidRPr="00D56CC4">
        <w:rPr>
          <w:rFonts w:ascii="Times New Roman" w:hAnsi="Times New Roman" w:cs="Times New Roman"/>
          <w:i/>
          <w:iCs/>
        </w:rPr>
        <w:t>), Sector de actividade económica (CAE Rev. 3) e Sexo; Anual</w:t>
      </w:r>
      <w:r w:rsidRPr="00D56CC4">
        <w:rPr>
          <w:rFonts w:ascii="Times New Roman" w:hAnsi="Times New Roman" w:cs="Times New Roman"/>
        </w:rPr>
        <w:t xml:space="preserve"> [base de dados estatísticos]. </w:t>
      </w:r>
      <w:r w:rsidRPr="00D56CC4">
        <w:rPr>
          <w:rFonts w:ascii="Times New Roman" w:hAnsi="Times New Roman" w:cs="Times New Roman"/>
          <w:lang w:val="en-US"/>
        </w:rPr>
        <w:t xml:space="preserve">INE. </w:t>
      </w:r>
      <w:hyperlink r:id="rId56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https://www.ine.pt/xportal/xmain?xpid=INE&amp;xpgid=ine_indicadores&amp;indOcorrCod=0012648&amp;contexto=bd&amp;selTab=tab2</w:t>
        </w:r>
      </w:hyperlink>
    </w:p>
    <w:p w:rsidRPr="00DA7297" w:rsidR="00D56CC4" w:rsidP="00297EAF" w:rsidRDefault="00D56CC4" w14:paraId="07D14E30" w14:textId="07DC6C4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D56CC4">
        <w:rPr>
          <w:rFonts w:ascii="Times New Roman" w:hAnsi="Times New Roman" w:cs="Times New Roman"/>
        </w:rPr>
        <w:t xml:space="preserve">Instituto Nacional de Estatística (INE). (2025). </w:t>
      </w:r>
      <w:r w:rsidRPr="00D56CC4">
        <w:rPr>
          <w:rFonts w:ascii="Times New Roman" w:hAnsi="Times New Roman" w:cs="Times New Roman"/>
          <w:i/>
          <w:iCs/>
        </w:rPr>
        <w:t>Proporção da população empregada por conta de outrem com ensino superior (%) por Localização geográfica (</w:t>
      </w:r>
      <w:r w:rsidRPr="24127E74">
        <w:rPr>
          <w:rFonts w:ascii="Times New Roman" w:hAnsi="Times New Roman" w:cs="Times New Roman"/>
          <w:i/>
          <w:iCs/>
        </w:rPr>
        <w:t>NUTS2024</w:t>
      </w:r>
      <w:r w:rsidRPr="00D56CC4">
        <w:rPr>
          <w:rFonts w:ascii="Times New Roman" w:hAnsi="Times New Roman" w:cs="Times New Roman"/>
          <w:i/>
          <w:iCs/>
        </w:rPr>
        <w:t>)</w:t>
      </w:r>
      <w:r w:rsidRPr="00D56CC4">
        <w:rPr>
          <w:rFonts w:ascii="Times New Roman" w:hAnsi="Times New Roman" w:cs="Times New Roman"/>
        </w:rPr>
        <w:t xml:space="preserve"> [base de dados estatísticos]. </w:t>
      </w:r>
      <w:r w:rsidRPr="00D56CC4">
        <w:rPr>
          <w:rFonts w:ascii="Times New Roman" w:hAnsi="Times New Roman" w:cs="Times New Roman"/>
          <w:lang w:val="en-US"/>
        </w:rPr>
        <w:t xml:space="preserve">INE. </w:t>
      </w:r>
      <w:hyperlink r:id="rId57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https://www.ine.pt/xportal/xmain?xpid=INE&amp;xpgid=ine_indicadores&amp;indOcorrCod=0012660&amp;contexto=bd&amp;selTab=tab2</w:t>
        </w:r>
      </w:hyperlink>
    </w:p>
    <w:p w:rsidRPr="00DA7297" w:rsidR="00D56CC4" w:rsidP="00297EAF" w:rsidRDefault="00D56CC4" w14:paraId="20FA9710" w14:textId="4D1F90D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D56CC4">
        <w:rPr>
          <w:rFonts w:ascii="Times New Roman" w:hAnsi="Times New Roman" w:cs="Times New Roman"/>
        </w:rPr>
        <w:t xml:space="preserve">Instituto Nacional de Estatística (INE). (2025). </w:t>
      </w:r>
      <w:r w:rsidRPr="00D56CC4">
        <w:rPr>
          <w:rFonts w:ascii="Times New Roman" w:hAnsi="Times New Roman" w:cs="Times New Roman"/>
          <w:i/>
          <w:iCs/>
        </w:rPr>
        <w:t>Taxa de atração líquida (%) de população empregada por conta de outrem por Localização geográfica (</w:t>
      </w:r>
      <w:r w:rsidRPr="24127E74">
        <w:rPr>
          <w:rFonts w:ascii="Times New Roman" w:hAnsi="Times New Roman" w:cs="Times New Roman"/>
          <w:i/>
          <w:iCs/>
        </w:rPr>
        <w:t>NUTS2024</w:t>
      </w:r>
      <w:r w:rsidRPr="00D56CC4">
        <w:rPr>
          <w:rFonts w:ascii="Times New Roman" w:hAnsi="Times New Roman" w:cs="Times New Roman"/>
          <w:i/>
          <w:iCs/>
        </w:rPr>
        <w:t>); Anual</w:t>
      </w:r>
      <w:r w:rsidRPr="00D56CC4">
        <w:rPr>
          <w:rFonts w:ascii="Times New Roman" w:hAnsi="Times New Roman" w:cs="Times New Roman"/>
        </w:rPr>
        <w:t xml:space="preserve"> [base de dados estatísticos]. </w:t>
      </w:r>
      <w:r w:rsidRPr="00D56CC4">
        <w:rPr>
          <w:rFonts w:ascii="Times New Roman" w:hAnsi="Times New Roman" w:cs="Times New Roman"/>
          <w:lang w:val="en-US"/>
        </w:rPr>
        <w:t xml:space="preserve">INE. </w:t>
      </w:r>
      <w:hyperlink r:id="rId58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https://www.ine.pt/xportal/xmain?xpid=INE&amp;xpgid=ine_indicadores&amp;indOcorrCod=0010376&amp;contexto=bd&amp;selTab=tab2</w:t>
        </w:r>
      </w:hyperlink>
    </w:p>
    <w:p w:rsidRPr="00DA7297" w:rsidR="00D56CC4" w:rsidP="00297EAF" w:rsidRDefault="0030563E" w14:paraId="108E3589" w14:textId="1543A46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51418BBA">
        <w:rPr>
          <w:rFonts w:ascii="Times New Roman" w:hAnsi="Times New Roman" w:cs="Times New Roman"/>
        </w:rPr>
        <w:t>DireçãoGeral</w:t>
      </w:r>
      <w:r w:rsidRPr="0030563E">
        <w:rPr>
          <w:rFonts w:ascii="Times New Roman" w:hAnsi="Times New Roman" w:cs="Times New Roman"/>
        </w:rPr>
        <w:t xml:space="preserve"> de Estatísticas da Educação e Ciência (DGEEC). (2025). </w:t>
      </w:r>
      <w:r w:rsidRPr="0030563E">
        <w:rPr>
          <w:rFonts w:ascii="Times New Roman" w:hAnsi="Times New Roman" w:cs="Times New Roman"/>
          <w:i/>
          <w:iCs/>
        </w:rPr>
        <w:t>Alunas/os inscritas/os no ensino superior (N.º) por Localização geográfica (</w:t>
      </w:r>
      <w:r w:rsidRPr="51418BBA">
        <w:rPr>
          <w:rFonts w:ascii="Times New Roman" w:hAnsi="Times New Roman" w:cs="Times New Roman"/>
          <w:i/>
          <w:iCs/>
        </w:rPr>
        <w:t>NUTS2024</w:t>
      </w:r>
      <w:r w:rsidRPr="0030563E">
        <w:rPr>
          <w:rFonts w:ascii="Times New Roman" w:hAnsi="Times New Roman" w:cs="Times New Roman"/>
          <w:i/>
          <w:iCs/>
        </w:rPr>
        <w:t>) e Natureza institucional; Anual</w:t>
      </w:r>
      <w:r w:rsidRPr="0030563E">
        <w:rPr>
          <w:rFonts w:ascii="Times New Roman" w:hAnsi="Times New Roman" w:cs="Times New Roman"/>
        </w:rPr>
        <w:t xml:space="preserve"> [base de dados estatísticos]. </w:t>
      </w:r>
      <w:r w:rsidRPr="0030563E">
        <w:rPr>
          <w:rFonts w:ascii="Times New Roman" w:hAnsi="Times New Roman" w:cs="Times New Roman"/>
          <w:lang w:val="en-US"/>
        </w:rPr>
        <w:t xml:space="preserve">DGEEC/INE. </w:t>
      </w:r>
      <w:hyperlink r:id="rId59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https://www.ine.pt/xportal/xmain?xpid=INE&amp;xpgid=ine_indicadores&amp;indOcorrCod=0012591&amp;contexto=bd&amp;selTab=tab2</w:t>
        </w:r>
      </w:hyperlink>
    </w:p>
    <w:p w:rsidRPr="00DA7297" w:rsidR="0030563E" w:rsidP="00297EAF" w:rsidRDefault="0030563E" w14:paraId="72E5A1F6" w14:textId="645EF62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51418BBA">
        <w:rPr>
          <w:rFonts w:ascii="Times New Roman" w:hAnsi="Times New Roman" w:cs="Times New Roman"/>
        </w:rPr>
        <w:t>DireçãoGeral</w:t>
      </w:r>
      <w:r w:rsidRPr="0030563E">
        <w:rPr>
          <w:rFonts w:ascii="Times New Roman" w:hAnsi="Times New Roman" w:cs="Times New Roman"/>
        </w:rPr>
        <w:t xml:space="preserve"> de Estatísticas da Educação e Ciência (DGEEC). (2024). </w:t>
      </w:r>
      <w:r w:rsidRPr="0030563E">
        <w:rPr>
          <w:rFonts w:ascii="Times New Roman" w:hAnsi="Times New Roman" w:cs="Times New Roman"/>
          <w:i/>
          <w:iCs/>
        </w:rPr>
        <w:t>Taxa de transição/conclusão no ensino secundário (%) por Localização geográfica (</w:t>
      </w:r>
      <w:r w:rsidRPr="51418BBA">
        <w:rPr>
          <w:rFonts w:ascii="Times New Roman" w:hAnsi="Times New Roman" w:cs="Times New Roman"/>
          <w:i/>
          <w:iCs/>
        </w:rPr>
        <w:t>NUTS2024</w:t>
      </w:r>
      <w:r w:rsidRPr="0030563E">
        <w:rPr>
          <w:rFonts w:ascii="Times New Roman" w:hAnsi="Times New Roman" w:cs="Times New Roman"/>
          <w:i/>
          <w:iCs/>
        </w:rPr>
        <w:t>), Sexo e Ciclo de ensino; Quadrimestral</w:t>
      </w:r>
      <w:r w:rsidRPr="0030563E">
        <w:rPr>
          <w:rFonts w:ascii="Times New Roman" w:hAnsi="Times New Roman" w:cs="Times New Roman"/>
        </w:rPr>
        <w:t xml:space="preserve"> [base de dados estatísticos]. </w:t>
      </w:r>
      <w:r w:rsidRPr="0030563E">
        <w:rPr>
          <w:rFonts w:ascii="Times New Roman" w:hAnsi="Times New Roman" w:cs="Times New Roman"/>
          <w:lang w:val="en-US"/>
        </w:rPr>
        <w:t xml:space="preserve">DGEEC/INE. </w:t>
      </w:r>
      <w:hyperlink r:id="rId60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https://www.ine.pt/xportal/xmain?xpid=INE&amp;xpgid=ine_indicadores&amp;indOcorrCod=0009534&amp;contexto=bd&amp;selTab=tab2</w:t>
        </w:r>
      </w:hyperlink>
    </w:p>
    <w:p w:rsidRPr="00DA7297" w:rsidR="0030563E" w:rsidP="00297EAF" w:rsidRDefault="00AA2158" w14:paraId="009CDD91" w14:textId="3D3F76E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AA2158">
        <w:rPr>
          <w:rFonts w:ascii="Times New Roman" w:hAnsi="Times New Roman" w:cs="Times New Roman"/>
        </w:rPr>
        <w:t>Direção</w:t>
      </w:r>
      <w:r w:rsidRPr="00AA2158">
        <w:rPr>
          <w:rFonts w:ascii="Times New Roman" w:hAnsi="Times New Roman" w:cs="Times New Roman"/>
        </w:rPr>
        <w:noBreakHyphen/>
        <w:t xml:space="preserve">Geral de Estatísticas da Educação e Ciência (DGEEC). (2025). </w:t>
      </w:r>
      <w:r w:rsidRPr="00AA2158">
        <w:rPr>
          <w:rFonts w:ascii="Times New Roman" w:hAnsi="Times New Roman" w:cs="Times New Roman"/>
          <w:i/>
          <w:iCs/>
        </w:rPr>
        <w:t>Diplomadas/os do ensino superior (N.º) por Localização geográfica (NUTS</w:t>
      </w:r>
      <w:r w:rsidRPr="00AA2158">
        <w:rPr>
          <w:rFonts w:ascii="Times New Roman" w:hAnsi="Times New Roman" w:cs="Times New Roman"/>
          <w:i/>
          <w:iCs/>
        </w:rPr>
        <w:noBreakHyphen/>
        <w:t>2024), Sexo e Natureza institucional; Anual</w:t>
      </w:r>
      <w:r w:rsidRPr="00AA2158">
        <w:rPr>
          <w:rFonts w:ascii="Times New Roman" w:hAnsi="Times New Roman" w:cs="Times New Roman"/>
        </w:rPr>
        <w:t xml:space="preserve"> [base de dados estatísticos]. </w:t>
      </w:r>
      <w:r w:rsidRPr="00AA2158">
        <w:rPr>
          <w:rFonts w:ascii="Times New Roman" w:hAnsi="Times New Roman" w:cs="Times New Roman"/>
          <w:lang w:val="en-US"/>
        </w:rPr>
        <w:t xml:space="preserve">DGEEC/INE. </w:t>
      </w:r>
      <w:hyperlink w:history="1" r:id="rId61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https://www.ine.pt/xportal/xmain?xpid=INE&amp;xpgid=ine_indicadores&amp;indOcorrCod=0012594&amp;contexto=bd&amp;selTab=tab2</w:t>
        </w:r>
      </w:hyperlink>
    </w:p>
    <w:p w:rsidRPr="00DA7297" w:rsidR="00AA2158" w:rsidP="00297EAF" w:rsidRDefault="00AA2158" w14:paraId="5BD8A2AA" w14:textId="56D779B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AA2158">
        <w:rPr>
          <w:rFonts w:ascii="Times New Roman" w:hAnsi="Times New Roman" w:cs="Times New Roman"/>
        </w:rPr>
        <w:t xml:space="preserve">Instituto Nacional de Estatística (INE). (2025). </w:t>
      </w:r>
      <w:r w:rsidRPr="00AA2158">
        <w:rPr>
          <w:rFonts w:ascii="Times New Roman" w:hAnsi="Times New Roman" w:cs="Times New Roman"/>
          <w:i/>
          <w:iCs/>
        </w:rPr>
        <w:t>Taxa de criminalidade (‰) por Localização geográfica (NUTS</w:t>
      </w:r>
      <w:r w:rsidRPr="00AA2158">
        <w:rPr>
          <w:rFonts w:ascii="Times New Roman" w:hAnsi="Times New Roman" w:cs="Times New Roman"/>
          <w:i/>
          <w:iCs/>
        </w:rPr>
        <w:noBreakHyphen/>
        <w:t>2024) e Categoria de crime; Anual</w:t>
      </w:r>
      <w:r w:rsidRPr="00AA2158">
        <w:rPr>
          <w:rFonts w:ascii="Times New Roman" w:hAnsi="Times New Roman" w:cs="Times New Roman"/>
        </w:rPr>
        <w:t xml:space="preserve"> [base de dados estatísticos]. </w:t>
      </w:r>
      <w:r w:rsidRPr="00AA2158">
        <w:rPr>
          <w:rFonts w:ascii="Times New Roman" w:hAnsi="Times New Roman" w:cs="Times New Roman"/>
          <w:lang w:val="en-US"/>
        </w:rPr>
        <w:t xml:space="preserve">INE. </w:t>
      </w:r>
      <w:hyperlink w:history="1" r:id="rId62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https://www.ine.pt/xportal/xmain?xpid=INE&amp;xpgid=ine_indicadores&amp;indOcorrCod=0012260&amp;contexto=bd&amp;selTab=tab2</w:t>
        </w:r>
      </w:hyperlink>
    </w:p>
    <w:p w:rsidRPr="00DA7297" w:rsidR="00AA2158" w:rsidP="00297EAF" w:rsidRDefault="00AA2158" w14:paraId="7A28AFE6" w14:textId="4564A11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AA2158">
        <w:rPr>
          <w:rFonts w:ascii="Times New Roman" w:hAnsi="Times New Roman" w:cs="Times New Roman"/>
        </w:rPr>
        <w:t xml:space="preserve">Instituto Nacional de Estatística (INE). (2025). </w:t>
      </w:r>
      <w:r w:rsidRPr="00AA2158">
        <w:rPr>
          <w:rFonts w:ascii="Times New Roman" w:hAnsi="Times New Roman" w:cs="Times New Roman"/>
          <w:i/>
          <w:iCs/>
        </w:rPr>
        <w:t>Ganho médio mensal (€) por Localização geográfica (NUTS</w:t>
      </w:r>
      <w:r w:rsidRPr="00AA2158">
        <w:rPr>
          <w:rFonts w:ascii="Times New Roman" w:hAnsi="Times New Roman" w:cs="Times New Roman"/>
          <w:i/>
          <w:iCs/>
        </w:rPr>
        <w:noBreakHyphen/>
        <w:t>2024) e Nível de educação; Anual</w:t>
      </w:r>
      <w:r w:rsidRPr="00AA2158">
        <w:rPr>
          <w:rFonts w:ascii="Times New Roman" w:hAnsi="Times New Roman" w:cs="Times New Roman"/>
        </w:rPr>
        <w:t xml:space="preserve"> [base de dados estatísticos]. </w:t>
      </w:r>
      <w:r w:rsidRPr="00AA2158">
        <w:rPr>
          <w:rFonts w:ascii="Times New Roman" w:hAnsi="Times New Roman" w:cs="Times New Roman"/>
          <w:lang w:val="en-US"/>
        </w:rPr>
        <w:t xml:space="preserve">INE. </w:t>
      </w:r>
      <w:hyperlink w:history="1" r:id="rId63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https://www.ine.pt/xportal/xmain?xpid=INE&amp;xpgid=ine_indicadores&amp;indOcorrCod=0012653&amp;contexto=bd&amp;selTab=tab2</w:t>
        </w:r>
      </w:hyperlink>
    </w:p>
    <w:p w:rsidRPr="00DA7297" w:rsidR="00AA2158" w:rsidP="00297EAF" w:rsidRDefault="00D75F74" w14:paraId="63FA43D3" w14:textId="6F15573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5558910E">
        <w:rPr>
          <w:rFonts w:ascii="Times New Roman" w:hAnsi="Times New Roman" w:cs="Times New Roman"/>
        </w:rPr>
        <w:t xml:space="preserve">Instituto Nacional de Estatística (INE). (2025). </w:t>
      </w:r>
      <w:r w:rsidRPr="5558910E">
        <w:rPr>
          <w:rFonts w:ascii="Times New Roman" w:hAnsi="Times New Roman" w:cs="Times New Roman"/>
          <w:i/>
          <w:iCs/>
        </w:rPr>
        <w:t>Beneficiárias/os de subsídios de desemprego, da segurança social (N.º) por Local de residência (NUTS2024) e Sexo; Anual</w:t>
      </w:r>
      <w:r w:rsidRPr="5558910E">
        <w:rPr>
          <w:rFonts w:ascii="Times New Roman" w:hAnsi="Times New Roman" w:cs="Times New Roman"/>
        </w:rPr>
        <w:t xml:space="preserve"> [base de dados estatísticos]. </w:t>
      </w:r>
      <w:r w:rsidRPr="5558910E">
        <w:rPr>
          <w:rFonts w:ascii="Times New Roman" w:hAnsi="Times New Roman" w:cs="Times New Roman"/>
          <w:lang w:val="en-US"/>
        </w:rPr>
        <w:t xml:space="preserve">INE. </w:t>
      </w:r>
      <w:hyperlink r:id="rId64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https://www.ine.pt/xportal/xmain?xpid=INE&amp;xpgid=ine_indicadores&amp;indOcorrCod=0013383&amp;contexto=bd&amp;selTab=tab2</w:t>
        </w:r>
      </w:hyperlink>
    </w:p>
    <w:p w:rsidRPr="00DA7297" w:rsidR="00D75F74" w:rsidP="00297EAF" w:rsidRDefault="00D75F74" w14:paraId="5E62B3CC" w14:textId="0B7CEB2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5558910E">
        <w:rPr>
          <w:rFonts w:ascii="Times New Roman" w:hAnsi="Times New Roman" w:cs="Times New Roman"/>
        </w:rPr>
        <w:t xml:space="preserve">Instituto Nacional de Estatística (INE). (2024). </w:t>
      </w:r>
      <w:r w:rsidRPr="5558910E">
        <w:rPr>
          <w:rFonts w:ascii="Times New Roman" w:hAnsi="Times New Roman" w:cs="Times New Roman"/>
          <w:i/>
          <w:iCs/>
        </w:rPr>
        <w:t>População residente (N.º) por Local de residência (NUTS2013), Sexo e Grupo etário (por ciclos de vida); Anual</w:t>
      </w:r>
      <w:r w:rsidRPr="5558910E">
        <w:rPr>
          <w:rFonts w:ascii="Times New Roman" w:hAnsi="Times New Roman" w:cs="Times New Roman"/>
        </w:rPr>
        <w:t xml:space="preserve"> [base de dados estatísticos]. </w:t>
      </w:r>
      <w:r w:rsidRPr="5558910E">
        <w:rPr>
          <w:rFonts w:ascii="Times New Roman" w:hAnsi="Times New Roman" w:cs="Times New Roman"/>
          <w:lang w:val="en-US"/>
        </w:rPr>
        <w:t xml:space="preserve">INE. </w:t>
      </w:r>
      <w:hyperlink r:id="rId65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https://www.ine.pt/xportal/xmain?xpid=INE&amp;xpgid=ine_indicadores&amp;indOcorrCod=0008272&amp;contexto=bd&amp;selTab=tab2</w:t>
        </w:r>
      </w:hyperlink>
    </w:p>
    <w:p w:rsidRPr="00DA7297" w:rsidR="00D75F74" w:rsidP="00297EAF" w:rsidRDefault="00D75F74" w14:paraId="6FBDE3E5" w14:textId="77AFF37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5558910E">
        <w:rPr>
          <w:rFonts w:ascii="Times New Roman" w:hAnsi="Times New Roman" w:cs="Times New Roman"/>
        </w:rPr>
        <w:t xml:space="preserve">Instituto Nacional de Estatística (INE). (2024). </w:t>
      </w:r>
      <w:r w:rsidRPr="5558910E">
        <w:rPr>
          <w:rFonts w:ascii="Times New Roman" w:hAnsi="Times New Roman" w:cs="Times New Roman"/>
          <w:i/>
          <w:iCs/>
        </w:rPr>
        <w:t>Variação populacional (N.º) por Local de residência (NUTS2013); Anual</w:t>
      </w:r>
      <w:r w:rsidRPr="5558910E">
        <w:rPr>
          <w:rFonts w:ascii="Times New Roman" w:hAnsi="Times New Roman" w:cs="Times New Roman"/>
        </w:rPr>
        <w:t xml:space="preserve"> [base de dados estatísticos]. </w:t>
      </w:r>
      <w:r w:rsidRPr="5558910E">
        <w:rPr>
          <w:rFonts w:ascii="Times New Roman" w:hAnsi="Times New Roman" w:cs="Times New Roman"/>
          <w:lang w:val="en-US"/>
        </w:rPr>
        <w:t xml:space="preserve">INE. </w:t>
      </w:r>
      <w:hyperlink r:id="rId66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https://www.ine.pt/xportal/xmain?xpid=INE&amp;xpgid=ine_indicadores&amp;indOcorrCod=0008271&amp;contexto=bd&amp;selTab=tab2</w:t>
        </w:r>
      </w:hyperlink>
    </w:p>
    <w:p w:rsidRPr="00DA7297" w:rsidR="00D75F74" w:rsidP="00297EAF" w:rsidRDefault="005A1A30" w14:paraId="22B50798" w14:textId="171603F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64DEA83B">
        <w:rPr>
          <w:rFonts w:ascii="Times New Roman" w:hAnsi="Times New Roman" w:cs="Times New Roman"/>
        </w:rPr>
        <w:t xml:space="preserve">Instituto Nacional de Estatística (INE). (2024). </w:t>
      </w:r>
      <w:r w:rsidRPr="64DEA83B">
        <w:rPr>
          <w:rFonts w:ascii="Times New Roman" w:hAnsi="Times New Roman" w:cs="Times New Roman"/>
          <w:i/>
          <w:iCs/>
        </w:rPr>
        <w:t>Índice de dependência total (N.º) por Local de residência (NUTS2013); Anual</w:t>
      </w:r>
      <w:r w:rsidRPr="64DEA83B">
        <w:rPr>
          <w:rFonts w:ascii="Times New Roman" w:hAnsi="Times New Roman" w:cs="Times New Roman"/>
        </w:rPr>
        <w:t xml:space="preserve"> [base de dados estatísticos]. </w:t>
      </w:r>
      <w:r w:rsidRPr="64DEA83B">
        <w:rPr>
          <w:rFonts w:ascii="Times New Roman" w:hAnsi="Times New Roman" w:cs="Times New Roman"/>
          <w:lang w:val="en-US"/>
        </w:rPr>
        <w:t xml:space="preserve">INE. </w:t>
      </w:r>
      <w:hyperlink r:id="rId67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https://www.ine.pt/xportal/xmain?xpid=INE&amp;xpgid=ine_indicadores&amp;indOcorrCod=0008261&amp;contexto=bd&amp;selTab=tab2</w:t>
        </w:r>
      </w:hyperlink>
    </w:p>
    <w:p w:rsidRPr="00DA7297" w:rsidR="005A1A30" w:rsidP="00297EAF" w:rsidRDefault="005A1A30" w14:paraId="6CDD4E19" w14:textId="49F3DBA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64DEA83B">
        <w:rPr>
          <w:rFonts w:ascii="Times New Roman" w:hAnsi="Times New Roman" w:cs="Times New Roman"/>
        </w:rPr>
        <w:t xml:space="preserve">Instituto Nacional de Estatística (INE). (2024). </w:t>
      </w:r>
      <w:r w:rsidRPr="64DEA83B">
        <w:rPr>
          <w:rFonts w:ascii="Times New Roman" w:hAnsi="Times New Roman" w:cs="Times New Roman"/>
          <w:i/>
          <w:iCs/>
        </w:rPr>
        <w:t>Índice de dependência de jovens (N.º) por Local de residência (NUTS2013); Anual</w:t>
      </w:r>
      <w:r w:rsidRPr="64DEA83B">
        <w:rPr>
          <w:rFonts w:ascii="Times New Roman" w:hAnsi="Times New Roman" w:cs="Times New Roman"/>
        </w:rPr>
        <w:t xml:space="preserve"> [base de dados estatísticos]. </w:t>
      </w:r>
      <w:r w:rsidRPr="64DEA83B">
        <w:rPr>
          <w:rFonts w:ascii="Times New Roman" w:hAnsi="Times New Roman" w:cs="Times New Roman"/>
          <w:lang w:val="en-US"/>
        </w:rPr>
        <w:t xml:space="preserve">INE. </w:t>
      </w:r>
      <w:hyperlink r:id="rId68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https://www.ine.pt/xportal/xmain?xpid=INE&amp;xpgid=ine_indicadores&amp;indOcorrCod=0008255&amp;contexto=bd&amp;selTab=tab2</w:t>
        </w:r>
      </w:hyperlink>
    </w:p>
    <w:p w:rsidRPr="00DA7297" w:rsidR="005A1A30" w:rsidP="00297EAF" w:rsidRDefault="00162D87" w14:paraId="726490D6" w14:textId="4340F32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162D87">
        <w:rPr>
          <w:rFonts w:ascii="Times New Roman" w:hAnsi="Times New Roman" w:cs="Times New Roman"/>
        </w:rPr>
        <w:t xml:space="preserve">Instituto Nacional de Estatística (INE). (2024). </w:t>
      </w:r>
      <w:r w:rsidRPr="00162D87">
        <w:rPr>
          <w:rFonts w:ascii="Times New Roman" w:hAnsi="Times New Roman" w:cs="Times New Roman"/>
          <w:i/>
          <w:iCs/>
        </w:rPr>
        <w:t>Índice de envelhecimento (N.º) por Local de residência (NUTS</w:t>
      </w:r>
      <w:r w:rsidRPr="00162D87">
        <w:rPr>
          <w:rFonts w:ascii="Times New Roman" w:hAnsi="Times New Roman" w:cs="Times New Roman"/>
          <w:i/>
          <w:iCs/>
        </w:rPr>
        <w:noBreakHyphen/>
        <w:t>2013); Anual</w:t>
      </w:r>
      <w:r w:rsidRPr="00162D87">
        <w:rPr>
          <w:rFonts w:ascii="Times New Roman" w:hAnsi="Times New Roman" w:cs="Times New Roman"/>
        </w:rPr>
        <w:t xml:space="preserve"> [base de dados estatísticos]. </w:t>
      </w:r>
      <w:r w:rsidRPr="00044C25">
        <w:rPr>
          <w:rFonts w:ascii="Times New Roman" w:hAnsi="Times New Roman" w:cs="Times New Roman"/>
          <w:lang w:val="en-US"/>
        </w:rPr>
        <w:t xml:space="preserve">INE. </w:t>
      </w:r>
      <w:hyperlink w:history="1" r:id="rId69">
        <w:r w:rsidRPr="00DA7297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https://www.ine.pt/xportal/xmain?xpid=INE&amp;xpgid=ine_indicadores&amp;indOcorrCod=0008258&amp;contexto=bd&amp;selTab=tab2</w:t>
        </w:r>
      </w:hyperlink>
    </w:p>
    <w:p w:rsidR="00162D87" w:rsidP="00297EAF" w:rsidRDefault="00162D87" w14:paraId="07783EC2" w14:textId="4573EBF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162D87">
        <w:rPr>
          <w:rFonts w:ascii="Times New Roman" w:hAnsi="Times New Roman" w:cs="Times New Roman"/>
        </w:rPr>
        <w:t xml:space="preserve">Instituto Nacional de Estatística (INE). (2024). </w:t>
      </w:r>
      <w:r w:rsidRPr="00162D87">
        <w:rPr>
          <w:rFonts w:ascii="Times New Roman" w:hAnsi="Times New Roman" w:cs="Times New Roman"/>
          <w:i/>
          <w:iCs/>
        </w:rPr>
        <w:t>Taxa de crescimento efetivo (%) por Local de residência (NUTS</w:t>
      </w:r>
      <w:r w:rsidRPr="00162D87">
        <w:rPr>
          <w:rFonts w:ascii="Times New Roman" w:hAnsi="Times New Roman" w:cs="Times New Roman"/>
          <w:i/>
          <w:iCs/>
        </w:rPr>
        <w:noBreakHyphen/>
        <w:t>2013); Anual</w:t>
      </w:r>
      <w:r w:rsidRPr="00162D87">
        <w:rPr>
          <w:rFonts w:ascii="Times New Roman" w:hAnsi="Times New Roman" w:cs="Times New Roman"/>
        </w:rPr>
        <w:t xml:space="preserve"> [base de dados estatísticos]. </w:t>
      </w:r>
      <w:r w:rsidRPr="00044C25">
        <w:rPr>
          <w:rFonts w:ascii="Times New Roman" w:hAnsi="Times New Roman" w:cs="Times New Roman"/>
          <w:lang w:val="en-US"/>
        </w:rPr>
        <w:t xml:space="preserve">INE. </w:t>
      </w:r>
      <w:hyperlink w:tgtFrame="_new" w:history="1" r:id="rId70">
        <w:r w:rsidRPr="00044C25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https://www.ine.pt/xportal/xmain?xpid=INE&amp;xpgid=ine_indicadores&amp;indOcorrCod=0008262&amp;contexto=bd&amp;selTab=tab2</w:t>
        </w:r>
      </w:hyperlink>
    </w:p>
    <w:p w:rsidRPr="00944AB2" w:rsidR="00127468" w:rsidP="00F31914" w:rsidRDefault="00162D87" w14:paraId="35667362" w14:textId="3D3247A0">
      <w:pPr>
        <w:pStyle w:val="ListParagraph"/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lang w:val="en-US"/>
        </w:rPr>
      </w:pPr>
      <w:r w:rsidRPr="00162D87">
        <w:rPr>
          <w:rFonts w:ascii="Times New Roman" w:hAnsi="Times New Roman" w:cs="Times New Roman"/>
        </w:rPr>
        <w:t xml:space="preserve">Instituto Nacional de Estatística (INE). (2024). </w:t>
      </w:r>
      <w:r w:rsidRPr="00162D87">
        <w:rPr>
          <w:rFonts w:ascii="Times New Roman" w:hAnsi="Times New Roman" w:cs="Times New Roman"/>
          <w:i/>
          <w:iCs/>
        </w:rPr>
        <w:t>População estrangeira com estatuto legal de residente (N.º) por Local de residência (NUTS</w:t>
      </w:r>
      <w:r w:rsidRPr="00162D87">
        <w:rPr>
          <w:rFonts w:ascii="Times New Roman" w:hAnsi="Times New Roman" w:cs="Times New Roman"/>
          <w:i/>
          <w:iCs/>
        </w:rPr>
        <w:noBreakHyphen/>
        <w:t>2013) e Nacionalidade; Anual</w:t>
      </w:r>
      <w:r w:rsidRPr="00162D87">
        <w:rPr>
          <w:rFonts w:ascii="Times New Roman" w:hAnsi="Times New Roman" w:cs="Times New Roman"/>
        </w:rPr>
        <w:t xml:space="preserve"> [base de dados estatísticos]. </w:t>
      </w:r>
      <w:r w:rsidRPr="00044C25">
        <w:rPr>
          <w:rFonts w:ascii="Times New Roman" w:hAnsi="Times New Roman" w:cs="Times New Roman"/>
          <w:lang w:val="en-US"/>
        </w:rPr>
        <w:t xml:space="preserve">INE. </w:t>
      </w:r>
      <w:hyperlink w:tgtFrame="_new" w:history="1" r:id="rId71">
        <w:r w:rsidRPr="00044C25">
          <w:rPr>
            <w:rStyle w:val="Hyperlink"/>
            <w:rFonts w:ascii="Times New Roman" w:hAnsi="Times New Roman" w:cs="Times New Roman"/>
            <w:lang w:val="en-US"/>
          </w:rPr>
          <w:t>https://www.ine.pt/xportal/xmain?xpid=INE&amp;xpgid=ine_indicadores&amp;indOcorrCod=0010247&amp;contexto=bd&amp;selTab=tab2</w:t>
        </w:r>
      </w:hyperlink>
    </w:p>
    <w:sectPr w:rsidRPr="00944AB2" w:rsidR="00127468">
      <w:headerReference w:type="default" r:id="rId72"/>
      <w:footerReference w:type="default" r:id="rId73"/>
      <w:headerReference w:type="first" r:id="rId74"/>
      <w:footerReference w:type="first" r:id="rId75"/>
      <w:pgSz w:w="11906" w:h="16838" w:orient="portrait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1259" w:rsidRDefault="007A1259" w14:paraId="14690FBF" w14:textId="77777777">
      <w:pPr>
        <w:spacing w:after="0" w:line="240" w:lineRule="auto"/>
      </w:pPr>
      <w:r>
        <w:separator/>
      </w:r>
    </w:p>
  </w:endnote>
  <w:endnote w:type="continuationSeparator" w:id="0">
    <w:p w:rsidR="007A1259" w:rsidRDefault="007A1259" w14:paraId="655685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E5C9688" w:rsidTr="3E5C9688" w14:paraId="0A39A082" w14:textId="77777777">
      <w:trPr>
        <w:trHeight w:val="300"/>
      </w:trPr>
      <w:tc>
        <w:tcPr>
          <w:tcW w:w="2830" w:type="dxa"/>
        </w:tcPr>
        <w:p w:rsidR="3E5C9688" w:rsidP="3E5C9688" w:rsidRDefault="3E5C9688" w14:paraId="2AC40A03" w14:textId="1060A162">
          <w:pPr>
            <w:pStyle w:val="Header"/>
            <w:ind w:left="-115"/>
          </w:pPr>
        </w:p>
      </w:tc>
      <w:tc>
        <w:tcPr>
          <w:tcW w:w="2830" w:type="dxa"/>
        </w:tcPr>
        <w:p w:rsidR="3E5C9688" w:rsidP="3E5C9688" w:rsidRDefault="3E5C9688" w14:paraId="42BC6383" w14:textId="484F5D33">
          <w:pPr>
            <w:pStyle w:val="Header"/>
            <w:jc w:val="center"/>
          </w:pPr>
        </w:p>
      </w:tc>
      <w:tc>
        <w:tcPr>
          <w:tcW w:w="2830" w:type="dxa"/>
        </w:tcPr>
        <w:p w:rsidR="3E5C9688" w:rsidP="3E5C9688" w:rsidRDefault="3E5C9688" w14:paraId="2826A975" w14:textId="07144ADF">
          <w:pPr>
            <w:pStyle w:val="Header"/>
            <w:ind w:right="-115"/>
            <w:jc w:val="right"/>
            <w:rPr>
              <w:rFonts w:ascii="Times New Roman" w:hAnsi="Times New Roman" w:eastAsia="Times New Roman" w:cs="Times New Roman"/>
              <w:b/>
              <w:bCs/>
            </w:rPr>
          </w:pPr>
          <w:r w:rsidRPr="3E5C9688">
            <w:rPr>
              <w:rFonts w:ascii="Times New Roman" w:hAnsi="Times New Roman" w:eastAsia="Times New Roman" w:cs="Times New Roman"/>
              <w:b/>
              <w:bCs/>
            </w:rPr>
            <w:t xml:space="preserve">Página </w:t>
          </w:r>
          <w:r w:rsidRPr="3E5C9688">
            <w:rPr>
              <w:rFonts w:ascii="Times New Roman" w:hAnsi="Times New Roman" w:eastAsia="Times New Roman" w:cs="Times New Roman"/>
              <w:b/>
              <w:bCs/>
            </w:rPr>
            <w:fldChar w:fldCharType="begin"/>
          </w:r>
          <w:r>
            <w:instrText>PAGE</w:instrText>
          </w:r>
          <w:r w:rsidRPr="3E5C9688">
            <w:fldChar w:fldCharType="separate"/>
          </w:r>
          <w:r w:rsidR="008300A2">
            <w:rPr>
              <w:noProof/>
            </w:rPr>
            <w:t>2</w:t>
          </w:r>
          <w:r w:rsidRPr="3E5C9688">
            <w:rPr>
              <w:rFonts w:ascii="Times New Roman" w:hAnsi="Times New Roman" w:eastAsia="Times New Roman" w:cs="Times New Roman"/>
              <w:b/>
              <w:bCs/>
            </w:rPr>
            <w:fldChar w:fldCharType="end"/>
          </w:r>
        </w:p>
      </w:tc>
    </w:tr>
  </w:tbl>
  <w:p w:rsidR="3E5C9688" w:rsidP="3E5C9688" w:rsidRDefault="3E5C9688" w14:paraId="064F99B4" w14:textId="371DEA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E5C9688" w:rsidTr="3E5C9688" w14:paraId="7CA3518A" w14:textId="77777777">
      <w:trPr>
        <w:trHeight w:val="300"/>
      </w:trPr>
      <w:tc>
        <w:tcPr>
          <w:tcW w:w="2830" w:type="dxa"/>
        </w:tcPr>
        <w:p w:rsidR="3E5C9688" w:rsidP="3E5C9688" w:rsidRDefault="3E5C9688" w14:paraId="5B8F8478" w14:textId="49FE71DE">
          <w:pPr>
            <w:pStyle w:val="Header"/>
            <w:ind w:left="-115"/>
          </w:pPr>
        </w:p>
      </w:tc>
      <w:tc>
        <w:tcPr>
          <w:tcW w:w="2830" w:type="dxa"/>
        </w:tcPr>
        <w:p w:rsidR="3E5C9688" w:rsidP="3E5C9688" w:rsidRDefault="3E5C9688" w14:paraId="35CDFA17" w14:textId="4FD2F1FA">
          <w:pPr>
            <w:pStyle w:val="Header"/>
            <w:jc w:val="center"/>
          </w:pPr>
        </w:p>
      </w:tc>
      <w:tc>
        <w:tcPr>
          <w:tcW w:w="2830" w:type="dxa"/>
        </w:tcPr>
        <w:p w:rsidR="3E5C9688" w:rsidP="3E5C9688" w:rsidRDefault="3E5C9688" w14:paraId="2BD3B687" w14:textId="0141D11C">
          <w:pPr>
            <w:pStyle w:val="Header"/>
            <w:ind w:right="-115"/>
            <w:jc w:val="right"/>
          </w:pPr>
        </w:p>
      </w:tc>
    </w:tr>
  </w:tbl>
  <w:p w:rsidR="3E5C9688" w:rsidP="3E5C9688" w:rsidRDefault="3E5C9688" w14:paraId="78F7EFA1" w14:textId="783E04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1259" w:rsidRDefault="007A1259" w14:paraId="09A75731" w14:textId="77777777">
      <w:pPr>
        <w:spacing w:after="0" w:line="240" w:lineRule="auto"/>
      </w:pPr>
      <w:r>
        <w:separator/>
      </w:r>
    </w:p>
  </w:footnote>
  <w:footnote w:type="continuationSeparator" w:id="0">
    <w:p w:rsidR="007A1259" w:rsidRDefault="007A1259" w14:paraId="761B06E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E5C9688" w:rsidTr="3E5C9688" w14:paraId="42D08DDC" w14:textId="77777777">
      <w:trPr>
        <w:trHeight w:val="300"/>
      </w:trPr>
      <w:tc>
        <w:tcPr>
          <w:tcW w:w="2830" w:type="dxa"/>
        </w:tcPr>
        <w:p w:rsidR="3E5C9688" w:rsidP="3E5C9688" w:rsidRDefault="3E5C9688" w14:paraId="7D2ADC2D" w14:textId="4BB482E9">
          <w:pPr>
            <w:pStyle w:val="Header"/>
            <w:ind w:left="-115"/>
          </w:pPr>
        </w:p>
      </w:tc>
      <w:tc>
        <w:tcPr>
          <w:tcW w:w="2830" w:type="dxa"/>
        </w:tcPr>
        <w:p w:rsidR="3E5C9688" w:rsidP="3E5C9688" w:rsidRDefault="3E5C9688" w14:paraId="707BCC5B" w14:textId="13C3D9EC">
          <w:pPr>
            <w:pStyle w:val="Header"/>
            <w:jc w:val="center"/>
          </w:pPr>
        </w:p>
      </w:tc>
      <w:tc>
        <w:tcPr>
          <w:tcW w:w="2830" w:type="dxa"/>
        </w:tcPr>
        <w:p w:rsidR="3E5C9688" w:rsidP="3E5C9688" w:rsidRDefault="3E5C9688" w14:paraId="29EE3318" w14:textId="1F45B001">
          <w:pPr>
            <w:pStyle w:val="Header"/>
            <w:ind w:right="-115"/>
            <w:jc w:val="right"/>
          </w:pPr>
        </w:p>
      </w:tc>
    </w:tr>
  </w:tbl>
  <w:p w:rsidR="3E5C9688" w:rsidP="3E5C9688" w:rsidRDefault="3E5C9688" w14:paraId="3A528554" w14:textId="6B17BD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E5C9688" w:rsidTr="3E5C9688" w14:paraId="5B721726" w14:textId="77777777">
      <w:trPr>
        <w:trHeight w:val="300"/>
      </w:trPr>
      <w:tc>
        <w:tcPr>
          <w:tcW w:w="2830" w:type="dxa"/>
        </w:tcPr>
        <w:p w:rsidR="3E5C9688" w:rsidP="3E5C9688" w:rsidRDefault="3E5C9688" w14:paraId="79DC4B3C" w14:textId="08C5EF55">
          <w:pPr>
            <w:pStyle w:val="Header"/>
            <w:ind w:left="-115"/>
          </w:pPr>
        </w:p>
      </w:tc>
      <w:tc>
        <w:tcPr>
          <w:tcW w:w="2830" w:type="dxa"/>
        </w:tcPr>
        <w:p w:rsidR="3E5C9688" w:rsidP="3E5C9688" w:rsidRDefault="3E5C9688" w14:paraId="1A6250FB" w14:textId="37410886">
          <w:pPr>
            <w:pStyle w:val="Header"/>
            <w:jc w:val="center"/>
          </w:pPr>
        </w:p>
      </w:tc>
      <w:tc>
        <w:tcPr>
          <w:tcW w:w="2830" w:type="dxa"/>
        </w:tcPr>
        <w:p w:rsidR="3E5C9688" w:rsidP="3E5C9688" w:rsidRDefault="3E5C9688" w14:paraId="4684390A" w14:textId="0D74827F">
          <w:pPr>
            <w:pStyle w:val="Header"/>
            <w:ind w:right="-115"/>
            <w:jc w:val="right"/>
          </w:pPr>
        </w:p>
      </w:tc>
    </w:tr>
  </w:tbl>
  <w:p w:rsidR="3E5C9688" w:rsidP="3E5C9688" w:rsidRDefault="3E5C9688" w14:paraId="10C121A8" w14:textId="252FF0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458C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26007D00"/>
    <w:multiLevelType w:val="multilevel"/>
    <w:tmpl w:val="90CE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BC02B"/>
    <w:multiLevelType w:val="hybridMultilevel"/>
    <w:tmpl w:val="2466CC74"/>
    <w:lvl w:ilvl="0" w:tplc="04A0E5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C282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6C57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4C17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B8B8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D228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2687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025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EE9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7EF1049"/>
    <w:multiLevelType w:val="hybridMultilevel"/>
    <w:tmpl w:val="DB747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72859"/>
    <w:multiLevelType w:val="hybridMultilevel"/>
    <w:tmpl w:val="B36E34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56A3377"/>
    <w:multiLevelType w:val="multilevel"/>
    <w:tmpl w:val="52C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DFD1B41"/>
    <w:multiLevelType w:val="multilevel"/>
    <w:tmpl w:val="9EFEE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37151"/>
    <w:multiLevelType w:val="hybridMultilevel"/>
    <w:tmpl w:val="02D029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43C0B80"/>
    <w:multiLevelType w:val="hybridMultilevel"/>
    <w:tmpl w:val="C3645D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78530238">
    <w:abstractNumId w:val="5"/>
  </w:num>
  <w:num w:numId="2" w16cid:durableId="1374843997">
    <w:abstractNumId w:val="7"/>
  </w:num>
  <w:num w:numId="3" w16cid:durableId="760831624">
    <w:abstractNumId w:val="4"/>
  </w:num>
  <w:num w:numId="4" w16cid:durableId="1955821975">
    <w:abstractNumId w:val="8"/>
  </w:num>
  <w:num w:numId="5" w16cid:durableId="1188982106">
    <w:abstractNumId w:val="1"/>
  </w:num>
  <w:num w:numId="6" w16cid:durableId="1269583508">
    <w:abstractNumId w:val="6"/>
  </w:num>
  <w:num w:numId="7" w16cid:durableId="20785289">
    <w:abstractNumId w:val="2"/>
  </w:num>
  <w:num w:numId="8" w16cid:durableId="402682886">
    <w:abstractNumId w:val="0"/>
  </w:num>
  <w:num w:numId="9" w16cid:durableId="931401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B6"/>
    <w:rsid w:val="00001344"/>
    <w:rsid w:val="0000180B"/>
    <w:rsid w:val="00001FF6"/>
    <w:rsid w:val="000027A8"/>
    <w:rsid w:val="00003901"/>
    <w:rsid w:val="00003D45"/>
    <w:rsid w:val="000040EA"/>
    <w:rsid w:val="0000414D"/>
    <w:rsid w:val="00004245"/>
    <w:rsid w:val="000050C6"/>
    <w:rsid w:val="00005286"/>
    <w:rsid w:val="000059D8"/>
    <w:rsid w:val="0000606D"/>
    <w:rsid w:val="00006386"/>
    <w:rsid w:val="0000660F"/>
    <w:rsid w:val="00006BF3"/>
    <w:rsid w:val="00007C7B"/>
    <w:rsid w:val="00007ED2"/>
    <w:rsid w:val="000106CD"/>
    <w:rsid w:val="00010903"/>
    <w:rsid w:val="0001093D"/>
    <w:rsid w:val="00011E65"/>
    <w:rsid w:val="000129F0"/>
    <w:rsid w:val="000137E7"/>
    <w:rsid w:val="00014F65"/>
    <w:rsid w:val="00015686"/>
    <w:rsid w:val="00015A16"/>
    <w:rsid w:val="00015D0E"/>
    <w:rsid w:val="000163CE"/>
    <w:rsid w:val="0001728F"/>
    <w:rsid w:val="00017CBB"/>
    <w:rsid w:val="00020064"/>
    <w:rsid w:val="000200B6"/>
    <w:rsid w:val="0002074C"/>
    <w:rsid w:val="0002093A"/>
    <w:rsid w:val="00021D1B"/>
    <w:rsid w:val="0002310F"/>
    <w:rsid w:val="00023618"/>
    <w:rsid w:val="00023E94"/>
    <w:rsid w:val="000249B1"/>
    <w:rsid w:val="00025185"/>
    <w:rsid w:val="00025300"/>
    <w:rsid w:val="000256DE"/>
    <w:rsid w:val="0002677C"/>
    <w:rsid w:val="00026BA2"/>
    <w:rsid w:val="0002742D"/>
    <w:rsid w:val="0003189B"/>
    <w:rsid w:val="00031C82"/>
    <w:rsid w:val="00034262"/>
    <w:rsid w:val="00034546"/>
    <w:rsid w:val="00034AB7"/>
    <w:rsid w:val="0003631D"/>
    <w:rsid w:val="00036986"/>
    <w:rsid w:val="00037A26"/>
    <w:rsid w:val="00037A29"/>
    <w:rsid w:val="00037C85"/>
    <w:rsid w:val="00037EBB"/>
    <w:rsid w:val="00037F52"/>
    <w:rsid w:val="00040658"/>
    <w:rsid w:val="00040BAD"/>
    <w:rsid w:val="000424FA"/>
    <w:rsid w:val="000427AB"/>
    <w:rsid w:val="000430F6"/>
    <w:rsid w:val="00043490"/>
    <w:rsid w:val="00043FF6"/>
    <w:rsid w:val="00044C25"/>
    <w:rsid w:val="000466A9"/>
    <w:rsid w:val="000467BE"/>
    <w:rsid w:val="000506F6"/>
    <w:rsid w:val="00052548"/>
    <w:rsid w:val="00053602"/>
    <w:rsid w:val="0005428B"/>
    <w:rsid w:val="000555E8"/>
    <w:rsid w:val="000558FD"/>
    <w:rsid w:val="00057942"/>
    <w:rsid w:val="00062383"/>
    <w:rsid w:val="00063F4D"/>
    <w:rsid w:val="0006450C"/>
    <w:rsid w:val="00064AC5"/>
    <w:rsid w:val="00065743"/>
    <w:rsid w:val="00066257"/>
    <w:rsid w:val="0007138A"/>
    <w:rsid w:val="00073C5C"/>
    <w:rsid w:val="0007403C"/>
    <w:rsid w:val="00074AF4"/>
    <w:rsid w:val="0007549E"/>
    <w:rsid w:val="00075D98"/>
    <w:rsid w:val="00075F52"/>
    <w:rsid w:val="0007623A"/>
    <w:rsid w:val="000763FA"/>
    <w:rsid w:val="0007673C"/>
    <w:rsid w:val="000775A1"/>
    <w:rsid w:val="00080AA9"/>
    <w:rsid w:val="00081281"/>
    <w:rsid w:val="00082913"/>
    <w:rsid w:val="00083CD7"/>
    <w:rsid w:val="00083D3D"/>
    <w:rsid w:val="00083F92"/>
    <w:rsid w:val="00087319"/>
    <w:rsid w:val="00087997"/>
    <w:rsid w:val="00092929"/>
    <w:rsid w:val="00093B7A"/>
    <w:rsid w:val="000941A2"/>
    <w:rsid w:val="00094711"/>
    <w:rsid w:val="0009499D"/>
    <w:rsid w:val="000957C5"/>
    <w:rsid w:val="00095DC1"/>
    <w:rsid w:val="00096A6F"/>
    <w:rsid w:val="00096F9A"/>
    <w:rsid w:val="00097133"/>
    <w:rsid w:val="000A027B"/>
    <w:rsid w:val="000A0CCE"/>
    <w:rsid w:val="000A1B00"/>
    <w:rsid w:val="000A1B83"/>
    <w:rsid w:val="000A247E"/>
    <w:rsid w:val="000A2588"/>
    <w:rsid w:val="000A289C"/>
    <w:rsid w:val="000A3D4C"/>
    <w:rsid w:val="000A419D"/>
    <w:rsid w:val="000A4AB4"/>
    <w:rsid w:val="000A524C"/>
    <w:rsid w:val="000A52E9"/>
    <w:rsid w:val="000A538D"/>
    <w:rsid w:val="000A5C04"/>
    <w:rsid w:val="000A6FF5"/>
    <w:rsid w:val="000A76EE"/>
    <w:rsid w:val="000B0887"/>
    <w:rsid w:val="000B136E"/>
    <w:rsid w:val="000B1E19"/>
    <w:rsid w:val="000B3052"/>
    <w:rsid w:val="000B3938"/>
    <w:rsid w:val="000B3A8A"/>
    <w:rsid w:val="000B686A"/>
    <w:rsid w:val="000B70C7"/>
    <w:rsid w:val="000B713A"/>
    <w:rsid w:val="000B7FE2"/>
    <w:rsid w:val="000C2D10"/>
    <w:rsid w:val="000C2FB0"/>
    <w:rsid w:val="000C399E"/>
    <w:rsid w:val="000C5C0C"/>
    <w:rsid w:val="000C649E"/>
    <w:rsid w:val="000D0DEE"/>
    <w:rsid w:val="000D2084"/>
    <w:rsid w:val="000D332D"/>
    <w:rsid w:val="000D3E31"/>
    <w:rsid w:val="000D5BFC"/>
    <w:rsid w:val="000D5F58"/>
    <w:rsid w:val="000D73F4"/>
    <w:rsid w:val="000D7E67"/>
    <w:rsid w:val="000E2EC3"/>
    <w:rsid w:val="000E358F"/>
    <w:rsid w:val="000E6A7A"/>
    <w:rsid w:val="000E6CDB"/>
    <w:rsid w:val="000E7109"/>
    <w:rsid w:val="000E788E"/>
    <w:rsid w:val="000E7CB6"/>
    <w:rsid w:val="000EA751"/>
    <w:rsid w:val="000F08D0"/>
    <w:rsid w:val="000F13C2"/>
    <w:rsid w:val="000F19BD"/>
    <w:rsid w:val="000F2862"/>
    <w:rsid w:val="000F36CE"/>
    <w:rsid w:val="000F375F"/>
    <w:rsid w:val="000F4551"/>
    <w:rsid w:val="000F46AE"/>
    <w:rsid w:val="000F4D8A"/>
    <w:rsid w:val="000F6AB5"/>
    <w:rsid w:val="000F6AB8"/>
    <w:rsid w:val="000F7A0A"/>
    <w:rsid w:val="0010044D"/>
    <w:rsid w:val="00100E1E"/>
    <w:rsid w:val="00100ECD"/>
    <w:rsid w:val="001049F5"/>
    <w:rsid w:val="00104F28"/>
    <w:rsid w:val="0010525A"/>
    <w:rsid w:val="00105722"/>
    <w:rsid w:val="00106221"/>
    <w:rsid w:val="00106864"/>
    <w:rsid w:val="00106B4E"/>
    <w:rsid w:val="001075F0"/>
    <w:rsid w:val="00110BBF"/>
    <w:rsid w:val="0011136B"/>
    <w:rsid w:val="001122F9"/>
    <w:rsid w:val="00114499"/>
    <w:rsid w:val="00114C10"/>
    <w:rsid w:val="00115EC4"/>
    <w:rsid w:val="00116204"/>
    <w:rsid w:val="00116776"/>
    <w:rsid w:val="00120CD3"/>
    <w:rsid w:val="00120D2D"/>
    <w:rsid w:val="001217C9"/>
    <w:rsid w:val="00121981"/>
    <w:rsid w:val="001221C4"/>
    <w:rsid w:val="0012559F"/>
    <w:rsid w:val="00125B44"/>
    <w:rsid w:val="001263D2"/>
    <w:rsid w:val="00126782"/>
    <w:rsid w:val="00126FC2"/>
    <w:rsid w:val="00127222"/>
    <w:rsid w:val="00127468"/>
    <w:rsid w:val="0012785B"/>
    <w:rsid w:val="001302F2"/>
    <w:rsid w:val="001305A0"/>
    <w:rsid w:val="0013107B"/>
    <w:rsid w:val="0013216D"/>
    <w:rsid w:val="00132657"/>
    <w:rsid w:val="001328AC"/>
    <w:rsid w:val="001341F2"/>
    <w:rsid w:val="00134595"/>
    <w:rsid w:val="00134798"/>
    <w:rsid w:val="00135153"/>
    <w:rsid w:val="00135CFD"/>
    <w:rsid w:val="00136AD9"/>
    <w:rsid w:val="00137B53"/>
    <w:rsid w:val="00137CD5"/>
    <w:rsid w:val="00141DF2"/>
    <w:rsid w:val="001423FB"/>
    <w:rsid w:val="00142B08"/>
    <w:rsid w:val="00144963"/>
    <w:rsid w:val="00144B3F"/>
    <w:rsid w:val="001454FE"/>
    <w:rsid w:val="00145FCD"/>
    <w:rsid w:val="001460EE"/>
    <w:rsid w:val="00146956"/>
    <w:rsid w:val="001471D0"/>
    <w:rsid w:val="0015001D"/>
    <w:rsid w:val="0015040D"/>
    <w:rsid w:val="001513E2"/>
    <w:rsid w:val="00151A8F"/>
    <w:rsid w:val="00151D8E"/>
    <w:rsid w:val="0015234F"/>
    <w:rsid w:val="00153ADA"/>
    <w:rsid w:val="00153B56"/>
    <w:rsid w:val="00153F08"/>
    <w:rsid w:val="00154583"/>
    <w:rsid w:val="001567EE"/>
    <w:rsid w:val="001574B8"/>
    <w:rsid w:val="00157745"/>
    <w:rsid w:val="001600DB"/>
    <w:rsid w:val="00160529"/>
    <w:rsid w:val="00160A33"/>
    <w:rsid w:val="001611E9"/>
    <w:rsid w:val="00161BD1"/>
    <w:rsid w:val="00162D87"/>
    <w:rsid w:val="00162ECD"/>
    <w:rsid w:val="001631F4"/>
    <w:rsid w:val="001644F9"/>
    <w:rsid w:val="00164A69"/>
    <w:rsid w:val="00164BC0"/>
    <w:rsid w:val="00164C1A"/>
    <w:rsid w:val="00165B88"/>
    <w:rsid w:val="001669E7"/>
    <w:rsid w:val="00166A60"/>
    <w:rsid w:val="00166F1E"/>
    <w:rsid w:val="0017073B"/>
    <w:rsid w:val="001713AD"/>
    <w:rsid w:val="00172CC4"/>
    <w:rsid w:val="00173AB3"/>
    <w:rsid w:val="00175192"/>
    <w:rsid w:val="00175BD9"/>
    <w:rsid w:val="001765D7"/>
    <w:rsid w:val="00176760"/>
    <w:rsid w:val="00176D7F"/>
    <w:rsid w:val="0017784D"/>
    <w:rsid w:val="00181B40"/>
    <w:rsid w:val="00182F19"/>
    <w:rsid w:val="00183067"/>
    <w:rsid w:val="00184A7C"/>
    <w:rsid w:val="00185C64"/>
    <w:rsid w:val="001860DA"/>
    <w:rsid w:val="00186291"/>
    <w:rsid w:val="001864FA"/>
    <w:rsid w:val="001866DE"/>
    <w:rsid w:val="001868D5"/>
    <w:rsid w:val="00187614"/>
    <w:rsid w:val="00187D10"/>
    <w:rsid w:val="00190A65"/>
    <w:rsid w:val="00190E79"/>
    <w:rsid w:val="0019160D"/>
    <w:rsid w:val="0019287C"/>
    <w:rsid w:val="00192E5D"/>
    <w:rsid w:val="00192F55"/>
    <w:rsid w:val="00193C07"/>
    <w:rsid w:val="0019489F"/>
    <w:rsid w:val="00194D4E"/>
    <w:rsid w:val="0019514A"/>
    <w:rsid w:val="00195BEB"/>
    <w:rsid w:val="00195F26"/>
    <w:rsid w:val="0019761A"/>
    <w:rsid w:val="001977D5"/>
    <w:rsid w:val="00197E8E"/>
    <w:rsid w:val="001A1191"/>
    <w:rsid w:val="001A2F2D"/>
    <w:rsid w:val="001A3B3B"/>
    <w:rsid w:val="001A3F98"/>
    <w:rsid w:val="001A450A"/>
    <w:rsid w:val="001A4A94"/>
    <w:rsid w:val="001A5481"/>
    <w:rsid w:val="001A6F19"/>
    <w:rsid w:val="001B0409"/>
    <w:rsid w:val="001B050F"/>
    <w:rsid w:val="001B09C9"/>
    <w:rsid w:val="001B0EBB"/>
    <w:rsid w:val="001B26A9"/>
    <w:rsid w:val="001B2F67"/>
    <w:rsid w:val="001B3CEF"/>
    <w:rsid w:val="001B41EF"/>
    <w:rsid w:val="001B4E91"/>
    <w:rsid w:val="001B5AE9"/>
    <w:rsid w:val="001B6043"/>
    <w:rsid w:val="001B6509"/>
    <w:rsid w:val="001B6CA1"/>
    <w:rsid w:val="001B6D43"/>
    <w:rsid w:val="001B7163"/>
    <w:rsid w:val="001B716E"/>
    <w:rsid w:val="001C12FC"/>
    <w:rsid w:val="001C1439"/>
    <w:rsid w:val="001C1650"/>
    <w:rsid w:val="001C1842"/>
    <w:rsid w:val="001C1AEB"/>
    <w:rsid w:val="001C2827"/>
    <w:rsid w:val="001C2966"/>
    <w:rsid w:val="001C2E55"/>
    <w:rsid w:val="001C353E"/>
    <w:rsid w:val="001C361C"/>
    <w:rsid w:val="001C5B03"/>
    <w:rsid w:val="001C5C33"/>
    <w:rsid w:val="001C6520"/>
    <w:rsid w:val="001C669D"/>
    <w:rsid w:val="001C6E59"/>
    <w:rsid w:val="001C70F5"/>
    <w:rsid w:val="001D0A1D"/>
    <w:rsid w:val="001D0E31"/>
    <w:rsid w:val="001D28EB"/>
    <w:rsid w:val="001D31E4"/>
    <w:rsid w:val="001D37EA"/>
    <w:rsid w:val="001D4586"/>
    <w:rsid w:val="001D5C3B"/>
    <w:rsid w:val="001D5FA4"/>
    <w:rsid w:val="001D726F"/>
    <w:rsid w:val="001E125B"/>
    <w:rsid w:val="001E23D6"/>
    <w:rsid w:val="001E2BEA"/>
    <w:rsid w:val="001E5371"/>
    <w:rsid w:val="001E570F"/>
    <w:rsid w:val="001E6774"/>
    <w:rsid w:val="001E6895"/>
    <w:rsid w:val="001E719B"/>
    <w:rsid w:val="001E76AE"/>
    <w:rsid w:val="001F08BB"/>
    <w:rsid w:val="001F091E"/>
    <w:rsid w:val="001F1382"/>
    <w:rsid w:val="001F184B"/>
    <w:rsid w:val="001F1B4A"/>
    <w:rsid w:val="001F227E"/>
    <w:rsid w:val="001F3353"/>
    <w:rsid w:val="001F3719"/>
    <w:rsid w:val="001F399F"/>
    <w:rsid w:val="001F4495"/>
    <w:rsid w:val="001F4812"/>
    <w:rsid w:val="001F5A53"/>
    <w:rsid w:val="001F6469"/>
    <w:rsid w:val="001F7A4B"/>
    <w:rsid w:val="00200FE8"/>
    <w:rsid w:val="00201562"/>
    <w:rsid w:val="002018B5"/>
    <w:rsid w:val="002027E6"/>
    <w:rsid w:val="002037D7"/>
    <w:rsid w:val="0020514E"/>
    <w:rsid w:val="00205802"/>
    <w:rsid w:val="00206276"/>
    <w:rsid w:val="002063C6"/>
    <w:rsid w:val="00210BFB"/>
    <w:rsid w:val="00210FD8"/>
    <w:rsid w:val="002112E6"/>
    <w:rsid w:val="00212822"/>
    <w:rsid w:val="0021285A"/>
    <w:rsid w:val="002134B0"/>
    <w:rsid w:val="00213C4E"/>
    <w:rsid w:val="002161A5"/>
    <w:rsid w:val="002161C8"/>
    <w:rsid w:val="002168B1"/>
    <w:rsid w:val="00217BAD"/>
    <w:rsid w:val="00217BE0"/>
    <w:rsid w:val="002205E4"/>
    <w:rsid w:val="002206FC"/>
    <w:rsid w:val="00220A22"/>
    <w:rsid w:val="00220F2C"/>
    <w:rsid w:val="002210F1"/>
    <w:rsid w:val="0022191A"/>
    <w:rsid w:val="00221BF9"/>
    <w:rsid w:val="00221CB3"/>
    <w:rsid w:val="002227CE"/>
    <w:rsid w:val="00224347"/>
    <w:rsid w:val="0022468E"/>
    <w:rsid w:val="00226EB0"/>
    <w:rsid w:val="00227061"/>
    <w:rsid w:val="002277B8"/>
    <w:rsid w:val="00227C32"/>
    <w:rsid w:val="00227C98"/>
    <w:rsid w:val="00230AEE"/>
    <w:rsid w:val="00230E3D"/>
    <w:rsid w:val="00231B0C"/>
    <w:rsid w:val="002320FE"/>
    <w:rsid w:val="00232510"/>
    <w:rsid w:val="002326C8"/>
    <w:rsid w:val="00233C67"/>
    <w:rsid w:val="00233E16"/>
    <w:rsid w:val="00234464"/>
    <w:rsid w:val="00234705"/>
    <w:rsid w:val="00235308"/>
    <w:rsid w:val="00235E3D"/>
    <w:rsid w:val="00235F90"/>
    <w:rsid w:val="002366D9"/>
    <w:rsid w:val="002371CA"/>
    <w:rsid w:val="00237304"/>
    <w:rsid w:val="00237421"/>
    <w:rsid w:val="00237DCF"/>
    <w:rsid w:val="00241761"/>
    <w:rsid w:val="0024259F"/>
    <w:rsid w:val="00242CDD"/>
    <w:rsid w:val="00242D6D"/>
    <w:rsid w:val="00243292"/>
    <w:rsid w:val="00243F04"/>
    <w:rsid w:val="002441E3"/>
    <w:rsid w:val="002448D8"/>
    <w:rsid w:val="00245FAD"/>
    <w:rsid w:val="002474EC"/>
    <w:rsid w:val="002500B8"/>
    <w:rsid w:val="0025026D"/>
    <w:rsid w:val="00250EEC"/>
    <w:rsid w:val="00251142"/>
    <w:rsid w:val="002515B3"/>
    <w:rsid w:val="00251926"/>
    <w:rsid w:val="00252824"/>
    <w:rsid w:val="002557A3"/>
    <w:rsid w:val="00256688"/>
    <w:rsid w:val="00256E3C"/>
    <w:rsid w:val="00257151"/>
    <w:rsid w:val="00257305"/>
    <w:rsid w:val="0026090D"/>
    <w:rsid w:val="002621C7"/>
    <w:rsid w:val="00263D50"/>
    <w:rsid w:val="00263F6D"/>
    <w:rsid w:val="00264C9C"/>
    <w:rsid w:val="00266B92"/>
    <w:rsid w:val="00266EFD"/>
    <w:rsid w:val="0026796D"/>
    <w:rsid w:val="00267FCD"/>
    <w:rsid w:val="00270C35"/>
    <w:rsid w:val="0027188F"/>
    <w:rsid w:val="0027284E"/>
    <w:rsid w:val="00273270"/>
    <w:rsid w:val="00273F83"/>
    <w:rsid w:val="00276155"/>
    <w:rsid w:val="00277060"/>
    <w:rsid w:val="002779BF"/>
    <w:rsid w:val="00277C29"/>
    <w:rsid w:val="00281446"/>
    <w:rsid w:val="00282365"/>
    <w:rsid w:val="00282DA8"/>
    <w:rsid w:val="0028307F"/>
    <w:rsid w:val="00283373"/>
    <w:rsid w:val="002834F6"/>
    <w:rsid w:val="0028437C"/>
    <w:rsid w:val="002873C1"/>
    <w:rsid w:val="0029004E"/>
    <w:rsid w:val="00290C48"/>
    <w:rsid w:val="00291273"/>
    <w:rsid w:val="00291B2C"/>
    <w:rsid w:val="002925B6"/>
    <w:rsid w:val="00292946"/>
    <w:rsid w:val="00293163"/>
    <w:rsid w:val="0029484E"/>
    <w:rsid w:val="00294CED"/>
    <w:rsid w:val="002951E3"/>
    <w:rsid w:val="00295D03"/>
    <w:rsid w:val="00296D39"/>
    <w:rsid w:val="00297A04"/>
    <w:rsid w:val="00297EAF"/>
    <w:rsid w:val="002A012E"/>
    <w:rsid w:val="002A028E"/>
    <w:rsid w:val="002A0776"/>
    <w:rsid w:val="002A0CE7"/>
    <w:rsid w:val="002A228F"/>
    <w:rsid w:val="002A25E0"/>
    <w:rsid w:val="002A2B38"/>
    <w:rsid w:val="002A3652"/>
    <w:rsid w:val="002A3B3D"/>
    <w:rsid w:val="002A45B6"/>
    <w:rsid w:val="002A5D6F"/>
    <w:rsid w:val="002A64D5"/>
    <w:rsid w:val="002A6AAA"/>
    <w:rsid w:val="002A736D"/>
    <w:rsid w:val="002A7DD3"/>
    <w:rsid w:val="002A7ECC"/>
    <w:rsid w:val="002B0A1B"/>
    <w:rsid w:val="002B0E70"/>
    <w:rsid w:val="002B2D39"/>
    <w:rsid w:val="002B2ED4"/>
    <w:rsid w:val="002B3323"/>
    <w:rsid w:val="002B359C"/>
    <w:rsid w:val="002B3705"/>
    <w:rsid w:val="002B3A07"/>
    <w:rsid w:val="002B47C0"/>
    <w:rsid w:val="002B4A5A"/>
    <w:rsid w:val="002B59E3"/>
    <w:rsid w:val="002B7353"/>
    <w:rsid w:val="002C07A9"/>
    <w:rsid w:val="002C15A1"/>
    <w:rsid w:val="002C1C33"/>
    <w:rsid w:val="002C2169"/>
    <w:rsid w:val="002C2221"/>
    <w:rsid w:val="002C229A"/>
    <w:rsid w:val="002C2823"/>
    <w:rsid w:val="002C2F84"/>
    <w:rsid w:val="002C36BC"/>
    <w:rsid w:val="002C3848"/>
    <w:rsid w:val="002C39A0"/>
    <w:rsid w:val="002C53E7"/>
    <w:rsid w:val="002C6637"/>
    <w:rsid w:val="002C68B3"/>
    <w:rsid w:val="002C6ADB"/>
    <w:rsid w:val="002C6CAF"/>
    <w:rsid w:val="002C6DCC"/>
    <w:rsid w:val="002C8359"/>
    <w:rsid w:val="002D011B"/>
    <w:rsid w:val="002D048B"/>
    <w:rsid w:val="002D1257"/>
    <w:rsid w:val="002D3689"/>
    <w:rsid w:val="002D39D1"/>
    <w:rsid w:val="002D3B5E"/>
    <w:rsid w:val="002D4FF6"/>
    <w:rsid w:val="002D65D5"/>
    <w:rsid w:val="002E281E"/>
    <w:rsid w:val="002E57AE"/>
    <w:rsid w:val="002E7E38"/>
    <w:rsid w:val="002F2B16"/>
    <w:rsid w:val="002F2EFB"/>
    <w:rsid w:val="002F3017"/>
    <w:rsid w:val="002F4297"/>
    <w:rsid w:val="002F49B4"/>
    <w:rsid w:val="002F4F08"/>
    <w:rsid w:val="002F5FEA"/>
    <w:rsid w:val="002F7214"/>
    <w:rsid w:val="002F7DA9"/>
    <w:rsid w:val="0030021D"/>
    <w:rsid w:val="003006F6"/>
    <w:rsid w:val="00300B2F"/>
    <w:rsid w:val="00300B87"/>
    <w:rsid w:val="003016B3"/>
    <w:rsid w:val="00301C0D"/>
    <w:rsid w:val="00301E2E"/>
    <w:rsid w:val="00302BAF"/>
    <w:rsid w:val="003039F5"/>
    <w:rsid w:val="00303F2F"/>
    <w:rsid w:val="00304A73"/>
    <w:rsid w:val="0030563E"/>
    <w:rsid w:val="00306AEC"/>
    <w:rsid w:val="0031023D"/>
    <w:rsid w:val="00310875"/>
    <w:rsid w:val="00310DA8"/>
    <w:rsid w:val="00311039"/>
    <w:rsid w:val="0031195F"/>
    <w:rsid w:val="00312A8A"/>
    <w:rsid w:val="00312F1E"/>
    <w:rsid w:val="00312F5F"/>
    <w:rsid w:val="00314B4A"/>
    <w:rsid w:val="0031548F"/>
    <w:rsid w:val="00316056"/>
    <w:rsid w:val="00316588"/>
    <w:rsid w:val="00317029"/>
    <w:rsid w:val="0032125E"/>
    <w:rsid w:val="00324873"/>
    <w:rsid w:val="00324970"/>
    <w:rsid w:val="003258D6"/>
    <w:rsid w:val="00326AD7"/>
    <w:rsid w:val="00332002"/>
    <w:rsid w:val="003327CB"/>
    <w:rsid w:val="003332F2"/>
    <w:rsid w:val="003339C3"/>
    <w:rsid w:val="0033564C"/>
    <w:rsid w:val="003370BE"/>
    <w:rsid w:val="0033713C"/>
    <w:rsid w:val="00337D35"/>
    <w:rsid w:val="00337FF3"/>
    <w:rsid w:val="00340DBF"/>
    <w:rsid w:val="003412A5"/>
    <w:rsid w:val="00342AA1"/>
    <w:rsid w:val="0034384B"/>
    <w:rsid w:val="00343D13"/>
    <w:rsid w:val="00343E56"/>
    <w:rsid w:val="0034440D"/>
    <w:rsid w:val="003446B5"/>
    <w:rsid w:val="00344760"/>
    <w:rsid w:val="00345273"/>
    <w:rsid w:val="00345AFE"/>
    <w:rsid w:val="00345E52"/>
    <w:rsid w:val="00346179"/>
    <w:rsid w:val="00346472"/>
    <w:rsid w:val="00347ECF"/>
    <w:rsid w:val="0035070D"/>
    <w:rsid w:val="0035147F"/>
    <w:rsid w:val="003516D3"/>
    <w:rsid w:val="00351A14"/>
    <w:rsid w:val="00352DBC"/>
    <w:rsid w:val="00353B92"/>
    <w:rsid w:val="00353C28"/>
    <w:rsid w:val="00353F61"/>
    <w:rsid w:val="003542CD"/>
    <w:rsid w:val="003547FE"/>
    <w:rsid w:val="00354DCB"/>
    <w:rsid w:val="00355199"/>
    <w:rsid w:val="003565CD"/>
    <w:rsid w:val="00356991"/>
    <w:rsid w:val="00356C50"/>
    <w:rsid w:val="00356DA1"/>
    <w:rsid w:val="00357361"/>
    <w:rsid w:val="00357CB5"/>
    <w:rsid w:val="003600E3"/>
    <w:rsid w:val="003631FA"/>
    <w:rsid w:val="003639F9"/>
    <w:rsid w:val="0036410D"/>
    <w:rsid w:val="003644E1"/>
    <w:rsid w:val="00364ACE"/>
    <w:rsid w:val="00364B4B"/>
    <w:rsid w:val="0036523E"/>
    <w:rsid w:val="0036714F"/>
    <w:rsid w:val="003713F5"/>
    <w:rsid w:val="003719A5"/>
    <w:rsid w:val="003721DA"/>
    <w:rsid w:val="00373EF2"/>
    <w:rsid w:val="00375304"/>
    <w:rsid w:val="003759BB"/>
    <w:rsid w:val="00382290"/>
    <w:rsid w:val="00382722"/>
    <w:rsid w:val="00382E6C"/>
    <w:rsid w:val="00382F5F"/>
    <w:rsid w:val="00383800"/>
    <w:rsid w:val="003845C2"/>
    <w:rsid w:val="00384C79"/>
    <w:rsid w:val="00386568"/>
    <w:rsid w:val="00386B18"/>
    <w:rsid w:val="00386D4E"/>
    <w:rsid w:val="003876F0"/>
    <w:rsid w:val="003941B4"/>
    <w:rsid w:val="00394522"/>
    <w:rsid w:val="003947E2"/>
    <w:rsid w:val="00394C74"/>
    <w:rsid w:val="00394EA0"/>
    <w:rsid w:val="00394FB0"/>
    <w:rsid w:val="003963D3"/>
    <w:rsid w:val="003963DB"/>
    <w:rsid w:val="003A16C5"/>
    <w:rsid w:val="003A2382"/>
    <w:rsid w:val="003A357F"/>
    <w:rsid w:val="003A4958"/>
    <w:rsid w:val="003A5A2D"/>
    <w:rsid w:val="003A6AF9"/>
    <w:rsid w:val="003A721B"/>
    <w:rsid w:val="003B06CD"/>
    <w:rsid w:val="003B07D9"/>
    <w:rsid w:val="003B0A15"/>
    <w:rsid w:val="003B0B09"/>
    <w:rsid w:val="003B1FA7"/>
    <w:rsid w:val="003B3A52"/>
    <w:rsid w:val="003B516D"/>
    <w:rsid w:val="003B5719"/>
    <w:rsid w:val="003B655E"/>
    <w:rsid w:val="003B6AC6"/>
    <w:rsid w:val="003C1221"/>
    <w:rsid w:val="003C2B95"/>
    <w:rsid w:val="003C2DE7"/>
    <w:rsid w:val="003C3D9A"/>
    <w:rsid w:val="003C3E30"/>
    <w:rsid w:val="003C44C8"/>
    <w:rsid w:val="003C4C16"/>
    <w:rsid w:val="003C5218"/>
    <w:rsid w:val="003C6455"/>
    <w:rsid w:val="003C75E7"/>
    <w:rsid w:val="003C7701"/>
    <w:rsid w:val="003C7DCF"/>
    <w:rsid w:val="003D0BAA"/>
    <w:rsid w:val="003D11AC"/>
    <w:rsid w:val="003D217E"/>
    <w:rsid w:val="003D32CF"/>
    <w:rsid w:val="003D35A2"/>
    <w:rsid w:val="003D370C"/>
    <w:rsid w:val="003D37ED"/>
    <w:rsid w:val="003D6284"/>
    <w:rsid w:val="003D650F"/>
    <w:rsid w:val="003D75A9"/>
    <w:rsid w:val="003D7C48"/>
    <w:rsid w:val="003D7CBF"/>
    <w:rsid w:val="003E02D0"/>
    <w:rsid w:val="003E0A29"/>
    <w:rsid w:val="003E0D82"/>
    <w:rsid w:val="003E100C"/>
    <w:rsid w:val="003E2469"/>
    <w:rsid w:val="003E2C1E"/>
    <w:rsid w:val="003E4708"/>
    <w:rsid w:val="003E59C5"/>
    <w:rsid w:val="003E6904"/>
    <w:rsid w:val="003E7ED6"/>
    <w:rsid w:val="003F08E6"/>
    <w:rsid w:val="003F1541"/>
    <w:rsid w:val="003F1D2C"/>
    <w:rsid w:val="003F2029"/>
    <w:rsid w:val="003F4BCD"/>
    <w:rsid w:val="003F5C4B"/>
    <w:rsid w:val="003F5E12"/>
    <w:rsid w:val="003F69D1"/>
    <w:rsid w:val="003F7020"/>
    <w:rsid w:val="003F752A"/>
    <w:rsid w:val="003F7E63"/>
    <w:rsid w:val="00400DF3"/>
    <w:rsid w:val="00400F98"/>
    <w:rsid w:val="004013BD"/>
    <w:rsid w:val="00402050"/>
    <w:rsid w:val="00402080"/>
    <w:rsid w:val="0040413C"/>
    <w:rsid w:val="00404275"/>
    <w:rsid w:val="004044C0"/>
    <w:rsid w:val="00405C78"/>
    <w:rsid w:val="00405E18"/>
    <w:rsid w:val="00406414"/>
    <w:rsid w:val="0040696A"/>
    <w:rsid w:val="00406D0E"/>
    <w:rsid w:val="00406F2A"/>
    <w:rsid w:val="004071E3"/>
    <w:rsid w:val="00410236"/>
    <w:rsid w:val="00410B74"/>
    <w:rsid w:val="00412B4A"/>
    <w:rsid w:val="00412CCB"/>
    <w:rsid w:val="00412FE4"/>
    <w:rsid w:val="004131AB"/>
    <w:rsid w:val="00413B7B"/>
    <w:rsid w:val="00413C82"/>
    <w:rsid w:val="00414E4E"/>
    <w:rsid w:val="0041518A"/>
    <w:rsid w:val="004162DC"/>
    <w:rsid w:val="00416B7C"/>
    <w:rsid w:val="00420EE3"/>
    <w:rsid w:val="00421994"/>
    <w:rsid w:val="00422F18"/>
    <w:rsid w:val="00424E64"/>
    <w:rsid w:val="0042519B"/>
    <w:rsid w:val="00425744"/>
    <w:rsid w:val="0042721C"/>
    <w:rsid w:val="0042757B"/>
    <w:rsid w:val="0043050A"/>
    <w:rsid w:val="00430A71"/>
    <w:rsid w:val="00431674"/>
    <w:rsid w:val="0043220B"/>
    <w:rsid w:val="00432D5C"/>
    <w:rsid w:val="00433A0B"/>
    <w:rsid w:val="004342C4"/>
    <w:rsid w:val="004353F5"/>
    <w:rsid w:val="00436C2B"/>
    <w:rsid w:val="00437F6B"/>
    <w:rsid w:val="004415A3"/>
    <w:rsid w:val="00442178"/>
    <w:rsid w:val="004431ED"/>
    <w:rsid w:val="00443284"/>
    <w:rsid w:val="00443C5D"/>
    <w:rsid w:val="00444F7C"/>
    <w:rsid w:val="004455A1"/>
    <w:rsid w:val="00445A54"/>
    <w:rsid w:val="00445DE2"/>
    <w:rsid w:val="00446F5B"/>
    <w:rsid w:val="00447DED"/>
    <w:rsid w:val="00450FD1"/>
    <w:rsid w:val="004513F2"/>
    <w:rsid w:val="004523EB"/>
    <w:rsid w:val="00452890"/>
    <w:rsid w:val="0045398F"/>
    <w:rsid w:val="004542FF"/>
    <w:rsid w:val="0045439F"/>
    <w:rsid w:val="00454651"/>
    <w:rsid w:val="00455547"/>
    <w:rsid w:val="00456F79"/>
    <w:rsid w:val="004579A4"/>
    <w:rsid w:val="00457FF7"/>
    <w:rsid w:val="0045B661"/>
    <w:rsid w:val="00461BD4"/>
    <w:rsid w:val="0046271B"/>
    <w:rsid w:val="00462C79"/>
    <w:rsid w:val="00462CAE"/>
    <w:rsid w:val="0046309A"/>
    <w:rsid w:val="004641A9"/>
    <w:rsid w:val="00465803"/>
    <w:rsid w:val="00465974"/>
    <w:rsid w:val="004679C6"/>
    <w:rsid w:val="00470732"/>
    <w:rsid w:val="004711C0"/>
    <w:rsid w:val="004723CE"/>
    <w:rsid w:val="00472E8D"/>
    <w:rsid w:val="004730A3"/>
    <w:rsid w:val="00473942"/>
    <w:rsid w:val="0047460A"/>
    <w:rsid w:val="00474B61"/>
    <w:rsid w:val="00475BA2"/>
    <w:rsid w:val="004764DD"/>
    <w:rsid w:val="00476504"/>
    <w:rsid w:val="00476875"/>
    <w:rsid w:val="004812B0"/>
    <w:rsid w:val="00481B0C"/>
    <w:rsid w:val="00482475"/>
    <w:rsid w:val="004829D6"/>
    <w:rsid w:val="00484018"/>
    <w:rsid w:val="00485A4E"/>
    <w:rsid w:val="00486BEA"/>
    <w:rsid w:val="00487E93"/>
    <w:rsid w:val="00490763"/>
    <w:rsid w:val="00491FFB"/>
    <w:rsid w:val="004921AF"/>
    <w:rsid w:val="00492CDA"/>
    <w:rsid w:val="00493120"/>
    <w:rsid w:val="0049341A"/>
    <w:rsid w:val="00493646"/>
    <w:rsid w:val="0049480F"/>
    <w:rsid w:val="00494AD2"/>
    <w:rsid w:val="00494DE0"/>
    <w:rsid w:val="004952CD"/>
    <w:rsid w:val="00495EB4"/>
    <w:rsid w:val="004975C1"/>
    <w:rsid w:val="004A0430"/>
    <w:rsid w:val="004A1E2E"/>
    <w:rsid w:val="004A23CA"/>
    <w:rsid w:val="004A2433"/>
    <w:rsid w:val="004A2A91"/>
    <w:rsid w:val="004A34DF"/>
    <w:rsid w:val="004A6E9C"/>
    <w:rsid w:val="004A74D7"/>
    <w:rsid w:val="004A79AE"/>
    <w:rsid w:val="004B06D6"/>
    <w:rsid w:val="004B12D6"/>
    <w:rsid w:val="004B1395"/>
    <w:rsid w:val="004B2389"/>
    <w:rsid w:val="004B3FE6"/>
    <w:rsid w:val="004B6776"/>
    <w:rsid w:val="004B6B04"/>
    <w:rsid w:val="004B7730"/>
    <w:rsid w:val="004C122B"/>
    <w:rsid w:val="004C1DA7"/>
    <w:rsid w:val="004C258A"/>
    <w:rsid w:val="004C37AA"/>
    <w:rsid w:val="004C3AFE"/>
    <w:rsid w:val="004C503D"/>
    <w:rsid w:val="004C598A"/>
    <w:rsid w:val="004C65F6"/>
    <w:rsid w:val="004D1182"/>
    <w:rsid w:val="004D13D0"/>
    <w:rsid w:val="004D148F"/>
    <w:rsid w:val="004D1856"/>
    <w:rsid w:val="004D1EB8"/>
    <w:rsid w:val="004D26C0"/>
    <w:rsid w:val="004D2CD4"/>
    <w:rsid w:val="004D57E9"/>
    <w:rsid w:val="004D694A"/>
    <w:rsid w:val="004D7528"/>
    <w:rsid w:val="004D7F52"/>
    <w:rsid w:val="004E060A"/>
    <w:rsid w:val="004E0AD3"/>
    <w:rsid w:val="004E1357"/>
    <w:rsid w:val="004E2068"/>
    <w:rsid w:val="004E2E17"/>
    <w:rsid w:val="004E3405"/>
    <w:rsid w:val="004E3C66"/>
    <w:rsid w:val="004E5813"/>
    <w:rsid w:val="004E5C2E"/>
    <w:rsid w:val="004E68A1"/>
    <w:rsid w:val="004E70EF"/>
    <w:rsid w:val="004E7A73"/>
    <w:rsid w:val="004F0895"/>
    <w:rsid w:val="004F12CB"/>
    <w:rsid w:val="004F149A"/>
    <w:rsid w:val="004F15D4"/>
    <w:rsid w:val="004F215D"/>
    <w:rsid w:val="004F221F"/>
    <w:rsid w:val="004F234F"/>
    <w:rsid w:val="004F24A5"/>
    <w:rsid w:val="004F2619"/>
    <w:rsid w:val="004F3690"/>
    <w:rsid w:val="004F3EA2"/>
    <w:rsid w:val="004F52E1"/>
    <w:rsid w:val="004F7CA4"/>
    <w:rsid w:val="0050080E"/>
    <w:rsid w:val="00500EC4"/>
    <w:rsid w:val="005012DE"/>
    <w:rsid w:val="00501347"/>
    <w:rsid w:val="00501655"/>
    <w:rsid w:val="005029F7"/>
    <w:rsid w:val="005049ED"/>
    <w:rsid w:val="00505600"/>
    <w:rsid w:val="005059BF"/>
    <w:rsid w:val="005060E5"/>
    <w:rsid w:val="005074C7"/>
    <w:rsid w:val="0050782C"/>
    <w:rsid w:val="00507951"/>
    <w:rsid w:val="00510B2E"/>
    <w:rsid w:val="00510D29"/>
    <w:rsid w:val="00511260"/>
    <w:rsid w:val="0051131B"/>
    <w:rsid w:val="00511902"/>
    <w:rsid w:val="00511BBE"/>
    <w:rsid w:val="00512282"/>
    <w:rsid w:val="0051469F"/>
    <w:rsid w:val="005149BC"/>
    <w:rsid w:val="00515567"/>
    <w:rsid w:val="00515FC7"/>
    <w:rsid w:val="00516D28"/>
    <w:rsid w:val="0051754B"/>
    <w:rsid w:val="005203C1"/>
    <w:rsid w:val="00520AAC"/>
    <w:rsid w:val="00520EAC"/>
    <w:rsid w:val="005211A9"/>
    <w:rsid w:val="00521335"/>
    <w:rsid w:val="00521516"/>
    <w:rsid w:val="00522900"/>
    <w:rsid w:val="00523600"/>
    <w:rsid w:val="005236D7"/>
    <w:rsid w:val="00523AF4"/>
    <w:rsid w:val="00523B03"/>
    <w:rsid w:val="00525409"/>
    <w:rsid w:val="00525CB3"/>
    <w:rsid w:val="00525FF8"/>
    <w:rsid w:val="005275D3"/>
    <w:rsid w:val="005319C9"/>
    <w:rsid w:val="00532677"/>
    <w:rsid w:val="0053374D"/>
    <w:rsid w:val="0053436B"/>
    <w:rsid w:val="005344E3"/>
    <w:rsid w:val="00534902"/>
    <w:rsid w:val="005367AA"/>
    <w:rsid w:val="00536C9E"/>
    <w:rsid w:val="005376E9"/>
    <w:rsid w:val="00540715"/>
    <w:rsid w:val="00540ACE"/>
    <w:rsid w:val="00540BF1"/>
    <w:rsid w:val="00540D6D"/>
    <w:rsid w:val="00541801"/>
    <w:rsid w:val="0054238B"/>
    <w:rsid w:val="00542FB6"/>
    <w:rsid w:val="005443CC"/>
    <w:rsid w:val="00545957"/>
    <w:rsid w:val="00545B22"/>
    <w:rsid w:val="00545C33"/>
    <w:rsid w:val="00545D55"/>
    <w:rsid w:val="00547B67"/>
    <w:rsid w:val="00550111"/>
    <w:rsid w:val="00550BB4"/>
    <w:rsid w:val="00551F30"/>
    <w:rsid w:val="005530CB"/>
    <w:rsid w:val="00554438"/>
    <w:rsid w:val="005554D0"/>
    <w:rsid w:val="005570BB"/>
    <w:rsid w:val="005629CB"/>
    <w:rsid w:val="00563074"/>
    <w:rsid w:val="00563081"/>
    <w:rsid w:val="005633EA"/>
    <w:rsid w:val="0056462D"/>
    <w:rsid w:val="00564C24"/>
    <w:rsid w:val="00565169"/>
    <w:rsid w:val="00566568"/>
    <w:rsid w:val="00566C5B"/>
    <w:rsid w:val="00567B35"/>
    <w:rsid w:val="00570324"/>
    <w:rsid w:val="00570BF6"/>
    <w:rsid w:val="00571204"/>
    <w:rsid w:val="005715AA"/>
    <w:rsid w:val="005726B8"/>
    <w:rsid w:val="0057583F"/>
    <w:rsid w:val="005774EB"/>
    <w:rsid w:val="00577956"/>
    <w:rsid w:val="0058064D"/>
    <w:rsid w:val="00580B40"/>
    <w:rsid w:val="00580F15"/>
    <w:rsid w:val="00581F3E"/>
    <w:rsid w:val="00583A2D"/>
    <w:rsid w:val="00583F84"/>
    <w:rsid w:val="005840DE"/>
    <w:rsid w:val="00584856"/>
    <w:rsid w:val="00585426"/>
    <w:rsid w:val="0059157A"/>
    <w:rsid w:val="00591A28"/>
    <w:rsid w:val="00591CBA"/>
    <w:rsid w:val="005926D6"/>
    <w:rsid w:val="0059273D"/>
    <w:rsid w:val="00592B47"/>
    <w:rsid w:val="00594EE9"/>
    <w:rsid w:val="005A04E6"/>
    <w:rsid w:val="005A0CAA"/>
    <w:rsid w:val="005A1A30"/>
    <w:rsid w:val="005A31B4"/>
    <w:rsid w:val="005A40A1"/>
    <w:rsid w:val="005A5EA7"/>
    <w:rsid w:val="005A6546"/>
    <w:rsid w:val="005A6625"/>
    <w:rsid w:val="005A6698"/>
    <w:rsid w:val="005A7A1D"/>
    <w:rsid w:val="005B20CE"/>
    <w:rsid w:val="005B23D4"/>
    <w:rsid w:val="005B2611"/>
    <w:rsid w:val="005B31D7"/>
    <w:rsid w:val="005B3345"/>
    <w:rsid w:val="005B4196"/>
    <w:rsid w:val="005B4453"/>
    <w:rsid w:val="005B495C"/>
    <w:rsid w:val="005B4E3D"/>
    <w:rsid w:val="005B510C"/>
    <w:rsid w:val="005B5577"/>
    <w:rsid w:val="005B59BE"/>
    <w:rsid w:val="005B64D5"/>
    <w:rsid w:val="005B789E"/>
    <w:rsid w:val="005C0145"/>
    <w:rsid w:val="005C01DF"/>
    <w:rsid w:val="005C046E"/>
    <w:rsid w:val="005C074F"/>
    <w:rsid w:val="005C1696"/>
    <w:rsid w:val="005C2443"/>
    <w:rsid w:val="005C3DF8"/>
    <w:rsid w:val="005C59A5"/>
    <w:rsid w:val="005C5D88"/>
    <w:rsid w:val="005C5DFD"/>
    <w:rsid w:val="005C6A86"/>
    <w:rsid w:val="005C6B39"/>
    <w:rsid w:val="005C701F"/>
    <w:rsid w:val="005C7C45"/>
    <w:rsid w:val="005D129F"/>
    <w:rsid w:val="005D373E"/>
    <w:rsid w:val="005D3A2F"/>
    <w:rsid w:val="005D3BC9"/>
    <w:rsid w:val="005D41C9"/>
    <w:rsid w:val="005D52FC"/>
    <w:rsid w:val="005D6139"/>
    <w:rsid w:val="005E13DE"/>
    <w:rsid w:val="005E1A65"/>
    <w:rsid w:val="005E1B71"/>
    <w:rsid w:val="005E2448"/>
    <w:rsid w:val="005E277C"/>
    <w:rsid w:val="005E3C13"/>
    <w:rsid w:val="005E48F0"/>
    <w:rsid w:val="005E56A9"/>
    <w:rsid w:val="005E6019"/>
    <w:rsid w:val="005E659E"/>
    <w:rsid w:val="005E7090"/>
    <w:rsid w:val="005E77E1"/>
    <w:rsid w:val="005F06AC"/>
    <w:rsid w:val="005F0EC2"/>
    <w:rsid w:val="005F25FD"/>
    <w:rsid w:val="005F39F7"/>
    <w:rsid w:val="005F3A37"/>
    <w:rsid w:val="005F3D8C"/>
    <w:rsid w:val="005F404A"/>
    <w:rsid w:val="005F56B2"/>
    <w:rsid w:val="005F5AB9"/>
    <w:rsid w:val="005F782E"/>
    <w:rsid w:val="006004A8"/>
    <w:rsid w:val="00600DB6"/>
    <w:rsid w:val="00601095"/>
    <w:rsid w:val="00602FAB"/>
    <w:rsid w:val="0060387C"/>
    <w:rsid w:val="00604367"/>
    <w:rsid w:val="006045D6"/>
    <w:rsid w:val="0060606E"/>
    <w:rsid w:val="006112AF"/>
    <w:rsid w:val="00611E36"/>
    <w:rsid w:val="00611FA2"/>
    <w:rsid w:val="00612CBA"/>
    <w:rsid w:val="00613021"/>
    <w:rsid w:val="00615664"/>
    <w:rsid w:val="006161DE"/>
    <w:rsid w:val="00616476"/>
    <w:rsid w:val="00620A39"/>
    <w:rsid w:val="00623B38"/>
    <w:rsid w:val="00624132"/>
    <w:rsid w:val="00625511"/>
    <w:rsid w:val="00625E04"/>
    <w:rsid w:val="006263D3"/>
    <w:rsid w:val="00627959"/>
    <w:rsid w:val="00630246"/>
    <w:rsid w:val="00631EDC"/>
    <w:rsid w:val="00634DE3"/>
    <w:rsid w:val="00635A62"/>
    <w:rsid w:val="0063609D"/>
    <w:rsid w:val="006360E5"/>
    <w:rsid w:val="00637105"/>
    <w:rsid w:val="00637E72"/>
    <w:rsid w:val="006405DF"/>
    <w:rsid w:val="006407BB"/>
    <w:rsid w:val="006408F0"/>
    <w:rsid w:val="0064098C"/>
    <w:rsid w:val="00641C79"/>
    <w:rsid w:val="00643BDA"/>
    <w:rsid w:val="00644391"/>
    <w:rsid w:val="0064453D"/>
    <w:rsid w:val="00644E4F"/>
    <w:rsid w:val="00645529"/>
    <w:rsid w:val="00646706"/>
    <w:rsid w:val="0064779B"/>
    <w:rsid w:val="0064786E"/>
    <w:rsid w:val="00647C89"/>
    <w:rsid w:val="00647E5F"/>
    <w:rsid w:val="006513C2"/>
    <w:rsid w:val="00651556"/>
    <w:rsid w:val="00651606"/>
    <w:rsid w:val="00651DFB"/>
    <w:rsid w:val="0065225D"/>
    <w:rsid w:val="00652DB9"/>
    <w:rsid w:val="00654B62"/>
    <w:rsid w:val="00656A26"/>
    <w:rsid w:val="00660B64"/>
    <w:rsid w:val="00661D47"/>
    <w:rsid w:val="0066214A"/>
    <w:rsid w:val="0066235F"/>
    <w:rsid w:val="0066273C"/>
    <w:rsid w:val="00662A9C"/>
    <w:rsid w:val="00662D3E"/>
    <w:rsid w:val="00663283"/>
    <w:rsid w:val="006649D3"/>
    <w:rsid w:val="00665B2A"/>
    <w:rsid w:val="00665EFD"/>
    <w:rsid w:val="00666FA7"/>
    <w:rsid w:val="00667EE3"/>
    <w:rsid w:val="00670735"/>
    <w:rsid w:val="0067271E"/>
    <w:rsid w:val="0067352D"/>
    <w:rsid w:val="00673BCE"/>
    <w:rsid w:val="00675A30"/>
    <w:rsid w:val="00676253"/>
    <w:rsid w:val="00680FF4"/>
    <w:rsid w:val="006819E8"/>
    <w:rsid w:val="00686682"/>
    <w:rsid w:val="006909F6"/>
    <w:rsid w:val="0069174E"/>
    <w:rsid w:val="0069188F"/>
    <w:rsid w:val="00696281"/>
    <w:rsid w:val="006976C9"/>
    <w:rsid w:val="00697897"/>
    <w:rsid w:val="00697AFA"/>
    <w:rsid w:val="006A174A"/>
    <w:rsid w:val="006A29FD"/>
    <w:rsid w:val="006A3710"/>
    <w:rsid w:val="006A3809"/>
    <w:rsid w:val="006A55DB"/>
    <w:rsid w:val="006A7FFE"/>
    <w:rsid w:val="006B0582"/>
    <w:rsid w:val="006B0819"/>
    <w:rsid w:val="006B0FEF"/>
    <w:rsid w:val="006B3718"/>
    <w:rsid w:val="006B3BB4"/>
    <w:rsid w:val="006B3CAB"/>
    <w:rsid w:val="006B6B08"/>
    <w:rsid w:val="006B73B2"/>
    <w:rsid w:val="006B7C6C"/>
    <w:rsid w:val="006C1735"/>
    <w:rsid w:val="006C2A08"/>
    <w:rsid w:val="006C38B1"/>
    <w:rsid w:val="006C4ECD"/>
    <w:rsid w:val="006C6CC3"/>
    <w:rsid w:val="006C760A"/>
    <w:rsid w:val="006C786F"/>
    <w:rsid w:val="006D0BA9"/>
    <w:rsid w:val="006D1AF2"/>
    <w:rsid w:val="006D2E76"/>
    <w:rsid w:val="006D4546"/>
    <w:rsid w:val="006D4BE2"/>
    <w:rsid w:val="006D54A9"/>
    <w:rsid w:val="006D6367"/>
    <w:rsid w:val="006D75FB"/>
    <w:rsid w:val="006D7E76"/>
    <w:rsid w:val="006E00A2"/>
    <w:rsid w:val="006E068A"/>
    <w:rsid w:val="006E2684"/>
    <w:rsid w:val="006E2B54"/>
    <w:rsid w:val="006E3227"/>
    <w:rsid w:val="006E45E1"/>
    <w:rsid w:val="006E4A9A"/>
    <w:rsid w:val="006E4E7B"/>
    <w:rsid w:val="006E6DF4"/>
    <w:rsid w:val="006E78C1"/>
    <w:rsid w:val="006F0CAF"/>
    <w:rsid w:val="006F1101"/>
    <w:rsid w:val="006F1163"/>
    <w:rsid w:val="006F129F"/>
    <w:rsid w:val="006F20D9"/>
    <w:rsid w:val="006F20E9"/>
    <w:rsid w:val="006F2B3C"/>
    <w:rsid w:val="006F3702"/>
    <w:rsid w:val="006F3E6D"/>
    <w:rsid w:val="006F68C0"/>
    <w:rsid w:val="006F7ACD"/>
    <w:rsid w:val="007003A4"/>
    <w:rsid w:val="00700DA9"/>
    <w:rsid w:val="007019E8"/>
    <w:rsid w:val="00703C11"/>
    <w:rsid w:val="00704817"/>
    <w:rsid w:val="00704942"/>
    <w:rsid w:val="00705C9E"/>
    <w:rsid w:val="007068C5"/>
    <w:rsid w:val="00706F7F"/>
    <w:rsid w:val="0070725C"/>
    <w:rsid w:val="007100FE"/>
    <w:rsid w:val="007101E7"/>
    <w:rsid w:val="007103BF"/>
    <w:rsid w:val="0071095C"/>
    <w:rsid w:val="00711850"/>
    <w:rsid w:val="00711AB7"/>
    <w:rsid w:val="00713BBC"/>
    <w:rsid w:val="00713E70"/>
    <w:rsid w:val="007140BE"/>
    <w:rsid w:val="007141C1"/>
    <w:rsid w:val="007149BB"/>
    <w:rsid w:val="00715A6F"/>
    <w:rsid w:val="007160D3"/>
    <w:rsid w:val="00717DEC"/>
    <w:rsid w:val="00717E88"/>
    <w:rsid w:val="00720870"/>
    <w:rsid w:val="00721F02"/>
    <w:rsid w:val="00722C99"/>
    <w:rsid w:val="007241BC"/>
    <w:rsid w:val="00724702"/>
    <w:rsid w:val="00725964"/>
    <w:rsid w:val="00725CDE"/>
    <w:rsid w:val="00727637"/>
    <w:rsid w:val="00727845"/>
    <w:rsid w:val="007313E5"/>
    <w:rsid w:val="00731567"/>
    <w:rsid w:val="0073260F"/>
    <w:rsid w:val="00732BE6"/>
    <w:rsid w:val="00733FA7"/>
    <w:rsid w:val="0073653A"/>
    <w:rsid w:val="00736C87"/>
    <w:rsid w:val="00742774"/>
    <w:rsid w:val="00742894"/>
    <w:rsid w:val="00743508"/>
    <w:rsid w:val="007445E7"/>
    <w:rsid w:val="0074658E"/>
    <w:rsid w:val="00750B30"/>
    <w:rsid w:val="00750B4D"/>
    <w:rsid w:val="00751DB2"/>
    <w:rsid w:val="00752780"/>
    <w:rsid w:val="007538F1"/>
    <w:rsid w:val="0075508E"/>
    <w:rsid w:val="00755D35"/>
    <w:rsid w:val="00755E8C"/>
    <w:rsid w:val="00756310"/>
    <w:rsid w:val="0075688E"/>
    <w:rsid w:val="007569F6"/>
    <w:rsid w:val="00756AC7"/>
    <w:rsid w:val="007578A6"/>
    <w:rsid w:val="007603A8"/>
    <w:rsid w:val="0076079B"/>
    <w:rsid w:val="00761068"/>
    <w:rsid w:val="00761198"/>
    <w:rsid w:val="007616E3"/>
    <w:rsid w:val="007628F4"/>
    <w:rsid w:val="00764542"/>
    <w:rsid w:val="00765BAF"/>
    <w:rsid w:val="00765F7B"/>
    <w:rsid w:val="00766404"/>
    <w:rsid w:val="00766D91"/>
    <w:rsid w:val="007702F1"/>
    <w:rsid w:val="0077042B"/>
    <w:rsid w:val="00770590"/>
    <w:rsid w:val="007710F9"/>
    <w:rsid w:val="007717A4"/>
    <w:rsid w:val="00771E7F"/>
    <w:rsid w:val="00772636"/>
    <w:rsid w:val="0077353B"/>
    <w:rsid w:val="00773860"/>
    <w:rsid w:val="007745EC"/>
    <w:rsid w:val="00774B91"/>
    <w:rsid w:val="00776459"/>
    <w:rsid w:val="00776956"/>
    <w:rsid w:val="0077710C"/>
    <w:rsid w:val="00777768"/>
    <w:rsid w:val="00777B8F"/>
    <w:rsid w:val="00781938"/>
    <w:rsid w:val="00782402"/>
    <w:rsid w:val="00783272"/>
    <w:rsid w:val="007833D5"/>
    <w:rsid w:val="0078412C"/>
    <w:rsid w:val="0078445E"/>
    <w:rsid w:val="007847F4"/>
    <w:rsid w:val="00784F84"/>
    <w:rsid w:val="007852E7"/>
    <w:rsid w:val="0078572E"/>
    <w:rsid w:val="00786793"/>
    <w:rsid w:val="00786879"/>
    <w:rsid w:val="00786AB4"/>
    <w:rsid w:val="00787FAC"/>
    <w:rsid w:val="0079089C"/>
    <w:rsid w:val="007928EF"/>
    <w:rsid w:val="00793C64"/>
    <w:rsid w:val="00795548"/>
    <w:rsid w:val="007959E0"/>
    <w:rsid w:val="00796139"/>
    <w:rsid w:val="0079617D"/>
    <w:rsid w:val="007962A4"/>
    <w:rsid w:val="00796A4B"/>
    <w:rsid w:val="00796A99"/>
    <w:rsid w:val="00797C4C"/>
    <w:rsid w:val="007A0155"/>
    <w:rsid w:val="007A1259"/>
    <w:rsid w:val="007A21D7"/>
    <w:rsid w:val="007A2A68"/>
    <w:rsid w:val="007A309C"/>
    <w:rsid w:val="007A3436"/>
    <w:rsid w:val="007A3862"/>
    <w:rsid w:val="007A47A2"/>
    <w:rsid w:val="007A4EB3"/>
    <w:rsid w:val="007A5824"/>
    <w:rsid w:val="007A6E53"/>
    <w:rsid w:val="007A7278"/>
    <w:rsid w:val="007B0466"/>
    <w:rsid w:val="007B11D1"/>
    <w:rsid w:val="007B2150"/>
    <w:rsid w:val="007B2614"/>
    <w:rsid w:val="007B5F37"/>
    <w:rsid w:val="007B60E2"/>
    <w:rsid w:val="007B6525"/>
    <w:rsid w:val="007B74DF"/>
    <w:rsid w:val="007B7CC4"/>
    <w:rsid w:val="007C10F5"/>
    <w:rsid w:val="007C12CF"/>
    <w:rsid w:val="007C2275"/>
    <w:rsid w:val="007C24C4"/>
    <w:rsid w:val="007C351D"/>
    <w:rsid w:val="007C352A"/>
    <w:rsid w:val="007C423C"/>
    <w:rsid w:val="007C4E7B"/>
    <w:rsid w:val="007C5735"/>
    <w:rsid w:val="007C5931"/>
    <w:rsid w:val="007C5E76"/>
    <w:rsid w:val="007C6FE0"/>
    <w:rsid w:val="007C70E9"/>
    <w:rsid w:val="007D02EA"/>
    <w:rsid w:val="007D0B0E"/>
    <w:rsid w:val="007D14BA"/>
    <w:rsid w:val="007D16C8"/>
    <w:rsid w:val="007D1718"/>
    <w:rsid w:val="007D19C2"/>
    <w:rsid w:val="007D1D52"/>
    <w:rsid w:val="007D26A0"/>
    <w:rsid w:val="007D2D54"/>
    <w:rsid w:val="007D35FF"/>
    <w:rsid w:val="007D6B8D"/>
    <w:rsid w:val="007E1236"/>
    <w:rsid w:val="007E4941"/>
    <w:rsid w:val="007E4AC9"/>
    <w:rsid w:val="007E6BC0"/>
    <w:rsid w:val="007E6C06"/>
    <w:rsid w:val="007E6D61"/>
    <w:rsid w:val="007E7597"/>
    <w:rsid w:val="007E7D84"/>
    <w:rsid w:val="007F010E"/>
    <w:rsid w:val="007F05C1"/>
    <w:rsid w:val="007F093D"/>
    <w:rsid w:val="007F1F6E"/>
    <w:rsid w:val="007F2B96"/>
    <w:rsid w:val="007F3E8D"/>
    <w:rsid w:val="007F41CD"/>
    <w:rsid w:val="007F5744"/>
    <w:rsid w:val="007F7E44"/>
    <w:rsid w:val="00800AD9"/>
    <w:rsid w:val="00801CDA"/>
    <w:rsid w:val="008023D0"/>
    <w:rsid w:val="00802774"/>
    <w:rsid w:val="00803AD1"/>
    <w:rsid w:val="00804939"/>
    <w:rsid w:val="008050BD"/>
    <w:rsid w:val="008053CC"/>
    <w:rsid w:val="00806799"/>
    <w:rsid w:val="00806F88"/>
    <w:rsid w:val="008107E9"/>
    <w:rsid w:val="0081171A"/>
    <w:rsid w:val="008123FC"/>
    <w:rsid w:val="00813724"/>
    <w:rsid w:val="00814E36"/>
    <w:rsid w:val="0081565E"/>
    <w:rsid w:val="0081585A"/>
    <w:rsid w:val="00815C60"/>
    <w:rsid w:val="00815D2D"/>
    <w:rsid w:val="00816191"/>
    <w:rsid w:val="00816608"/>
    <w:rsid w:val="00817EBA"/>
    <w:rsid w:val="00820007"/>
    <w:rsid w:val="0082073D"/>
    <w:rsid w:val="00821F65"/>
    <w:rsid w:val="0082201A"/>
    <w:rsid w:val="00824792"/>
    <w:rsid w:val="008255DA"/>
    <w:rsid w:val="0082564F"/>
    <w:rsid w:val="008300A2"/>
    <w:rsid w:val="0083090D"/>
    <w:rsid w:val="00832A5E"/>
    <w:rsid w:val="008332F6"/>
    <w:rsid w:val="00833488"/>
    <w:rsid w:val="008337D0"/>
    <w:rsid w:val="008342EF"/>
    <w:rsid w:val="00834A7A"/>
    <w:rsid w:val="00834F6B"/>
    <w:rsid w:val="00835AAE"/>
    <w:rsid w:val="00835E20"/>
    <w:rsid w:val="00835E51"/>
    <w:rsid w:val="00836361"/>
    <w:rsid w:val="00836E6A"/>
    <w:rsid w:val="0083747D"/>
    <w:rsid w:val="008411BD"/>
    <w:rsid w:val="00842CD4"/>
    <w:rsid w:val="0084376A"/>
    <w:rsid w:val="00844597"/>
    <w:rsid w:val="00845B12"/>
    <w:rsid w:val="00845CD1"/>
    <w:rsid w:val="00847809"/>
    <w:rsid w:val="00847ACA"/>
    <w:rsid w:val="00847B1E"/>
    <w:rsid w:val="0085027D"/>
    <w:rsid w:val="008503C5"/>
    <w:rsid w:val="00850B15"/>
    <w:rsid w:val="00851A0B"/>
    <w:rsid w:val="008520DA"/>
    <w:rsid w:val="0085285A"/>
    <w:rsid w:val="008539FE"/>
    <w:rsid w:val="00855E4D"/>
    <w:rsid w:val="0085602E"/>
    <w:rsid w:val="00857D32"/>
    <w:rsid w:val="00860B1B"/>
    <w:rsid w:val="00860C33"/>
    <w:rsid w:val="00861A34"/>
    <w:rsid w:val="0086286C"/>
    <w:rsid w:val="00862936"/>
    <w:rsid w:val="00862942"/>
    <w:rsid w:val="008629B3"/>
    <w:rsid w:val="008630B9"/>
    <w:rsid w:val="008637F2"/>
    <w:rsid w:val="00865267"/>
    <w:rsid w:val="0086557B"/>
    <w:rsid w:val="00865B3F"/>
    <w:rsid w:val="00866A2B"/>
    <w:rsid w:val="00866ABE"/>
    <w:rsid w:val="008675AC"/>
    <w:rsid w:val="008696F0"/>
    <w:rsid w:val="0087014D"/>
    <w:rsid w:val="008702A5"/>
    <w:rsid w:val="008716AD"/>
    <w:rsid w:val="00872D13"/>
    <w:rsid w:val="00872E33"/>
    <w:rsid w:val="00873641"/>
    <w:rsid w:val="00873DD8"/>
    <w:rsid w:val="00873E32"/>
    <w:rsid w:val="00874C6F"/>
    <w:rsid w:val="00875280"/>
    <w:rsid w:val="0087573A"/>
    <w:rsid w:val="00875803"/>
    <w:rsid w:val="00875B94"/>
    <w:rsid w:val="00876106"/>
    <w:rsid w:val="00881179"/>
    <w:rsid w:val="00882224"/>
    <w:rsid w:val="00882698"/>
    <w:rsid w:val="008837C8"/>
    <w:rsid w:val="0088387E"/>
    <w:rsid w:val="00884C7C"/>
    <w:rsid w:val="00885278"/>
    <w:rsid w:val="008859C5"/>
    <w:rsid w:val="008865AF"/>
    <w:rsid w:val="0088768B"/>
    <w:rsid w:val="008902E8"/>
    <w:rsid w:val="00890322"/>
    <w:rsid w:val="00891673"/>
    <w:rsid w:val="008933FE"/>
    <w:rsid w:val="0089368D"/>
    <w:rsid w:val="00894405"/>
    <w:rsid w:val="0089560A"/>
    <w:rsid w:val="00896459"/>
    <w:rsid w:val="00896CA3"/>
    <w:rsid w:val="00896F9A"/>
    <w:rsid w:val="0089776F"/>
    <w:rsid w:val="0089782C"/>
    <w:rsid w:val="0089788B"/>
    <w:rsid w:val="008A0D06"/>
    <w:rsid w:val="008A203B"/>
    <w:rsid w:val="008A27B8"/>
    <w:rsid w:val="008A38E6"/>
    <w:rsid w:val="008A47FB"/>
    <w:rsid w:val="008A5B6F"/>
    <w:rsid w:val="008A5CF4"/>
    <w:rsid w:val="008A60BF"/>
    <w:rsid w:val="008A6151"/>
    <w:rsid w:val="008A646A"/>
    <w:rsid w:val="008A7BD2"/>
    <w:rsid w:val="008B07CC"/>
    <w:rsid w:val="008B2472"/>
    <w:rsid w:val="008B3428"/>
    <w:rsid w:val="008B48A1"/>
    <w:rsid w:val="008B6DCB"/>
    <w:rsid w:val="008B77A6"/>
    <w:rsid w:val="008B7962"/>
    <w:rsid w:val="008B7D6B"/>
    <w:rsid w:val="008C1006"/>
    <w:rsid w:val="008C1338"/>
    <w:rsid w:val="008C180E"/>
    <w:rsid w:val="008C20CA"/>
    <w:rsid w:val="008C33B0"/>
    <w:rsid w:val="008C37FC"/>
    <w:rsid w:val="008C3FA8"/>
    <w:rsid w:val="008C42CD"/>
    <w:rsid w:val="008C4A95"/>
    <w:rsid w:val="008C6199"/>
    <w:rsid w:val="008D2088"/>
    <w:rsid w:val="008D3470"/>
    <w:rsid w:val="008D3723"/>
    <w:rsid w:val="008D530B"/>
    <w:rsid w:val="008D6401"/>
    <w:rsid w:val="008D77C9"/>
    <w:rsid w:val="008D7CFE"/>
    <w:rsid w:val="008D7EA6"/>
    <w:rsid w:val="008E0963"/>
    <w:rsid w:val="008E0A63"/>
    <w:rsid w:val="008E1A52"/>
    <w:rsid w:val="008E2ECA"/>
    <w:rsid w:val="008E3986"/>
    <w:rsid w:val="008E408B"/>
    <w:rsid w:val="008E45B3"/>
    <w:rsid w:val="008E4853"/>
    <w:rsid w:val="008E5A4E"/>
    <w:rsid w:val="008E5B93"/>
    <w:rsid w:val="008E7B11"/>
    <w:rsid w:val="008F00D5"/>
    <w:rsid w:val="008F1475"/>
    <w:rsid w:val="008F297C"/>
    <w:rsid w:val="008F2C9C"/>
    <w:rsid w:val="008F2D6D"/>
    <w:rsid w:val="008F304E"/>
    <w:rsid w:val="008F323D"/>
    <w:rsid w:val="008F4221"/>
    <w:rsid w:val="008F44A6"/>
    <w:rsid w:val="008F4785"/>
    <w:rsid w:val="008F4DDB"/>
    <w:rsid w:val="008F6166"/>
    <w:rsid w:val="008F6A8B"/>
    <w:rsid w:val="008F6B94"/>
    <w:rsid w:val="008F6C40"/>
    <w:rsid w:val="008F72E7"/>
    <w:rsid w:val="009002B4"/>
    <w:rsid w:val="009003E8"/>
    <w:rsid w:val="00901028"/>
    <w:rsid w:val="00901BBA"/>
    <w:rsid w:val="00901F98"/>
    <w:rsid w:val="00903DE9"/>
    <w:rsid w:val="00903E5C"/>
    <w:rsid w:val="00904395"/>
    <w:rsid w:val="009045DD"/>
    <w:rsid w:val="00904947"/>
    <w:rsid w:val="0090544B"/>
    <w:rsid w:val="009059B8"/>
    <w:rsid w:val="00907A55"/>
    <w:rsid w:val="009107C4"/>
    <w:rsid w:val="009111F4"/>
    <w:rsid w:val="00911451"/>
    <w:rsid w:val="0091316E"/>
    <w:rsid w:val="00913893"/>
    <w:rsid w:val="00913A5F"/>
    <w:rsid w:val="00913B0F"/>
    <w:rsid w:val="00914266"/>
    <w:rsid w:val="00916355"/>
    <w:rsid w:val="0091649F"/>
    <w:rsid w:val="0091715E"/>
    <w:rsid w:val="0091753E"/>
    <w:rsid w:val="009215BA"/>
    <w:rsid w:val="009218BE"/>
    <w:rsid w:val="00921AA4"/>
    <w:rsid w:val="00921BD6"/>
    <w:rsid w:val="00922115"/>
    <w:rsid w:val="0092426A"/>
    <w:rsid w:val="00924F2B"/>
    <w:rsid w:val="00925CE0"/>
    <w:rsid w:val="009267E0"/>
    <w:rsid w:val="00926990"/>
    <w:rsid w:val="009274BA"/>
    <w:rsid w:val="009275E2"/>
    <w:rsid w:val="00927BE5"/>
    <w:rsid w:val="009305EC"/>
    <w:rsid w:val="009309B2"/>
    <w:rsid w:val="00932B7E"/>
    <w:rsid w:val="00933B50"/>
    <w:rsid w:val="00934D52"/>
    <w:rsid w:val="0093507D"/>
    <w:rsid w:val="0093571C"/>
    <w:rsid w:val="009358EA"/>
    <w:rsid w:val="0093689B"/>
    <w:rsid w:val="0093700F"/>
    <w:rsid w:val="00937BBA"/>
    <w:rsid w:val="00940868"/>
    <w:rsid w:val="00942524"/>
    <w:rsid w:val="00942770"/>
    <w:rsid w:val="00942C78"/>
    <w:rsid w:val="00943505"/>
    <w:rsid w:val="00944AB2"/>
    <w:rsid w:val="00944C80"/>
    <w:rsid w:val="00945E30"/>
    <w:rsid w:val="00946161"/>
    <w:rsid w:val="009463D8"/>
    <w:rsid w:val="00946472"/>
    <w:rsid w:val="00946AF0"/>
    <w:rsid w:val="00946EE9"/>
    <w:rsid w:val="00947D38"/>
    <w:rsid w:val="009501FA"/>
    <w:rsid w:val="0095082B"/>
    <w:rsid w:val="00951622"/>
    <w:rsid w:val="00953780"/>
    <w:rsid w:val="009548CF"/>
    <w:rsid w:val="009551A6"/>
    <w:rsid w:val="0095544E"/>
    <w:rsid w:val="0095568C"/>
    <w:rsid w:val="00955ADC"/>
    <w:rsid w:val="00955CDB"/>
    <w:rsid w:val="00957C55"/>
    <w:rsid w:val="00957D54"/>
    <w:rsid w:val="0096064E"/>
    <w:rsid w:val="00962215"/>
    <w:rsid w:val="00962ED2"/>
    <w:rsid w:val="0096559E"/>
    <w:rsid w:val="009660FE"/>
    <w:rsid w:val="00966143"/>
    <w:rsid w:val="0096661D"/>
    <w:rsid w:val="009667F3"/>
    <w:rsid w:val="00967A41"/>
    <w:rsid w:val="00970FFE"/>
    <w:rsid w:val="00971226"/>
    <w:rsid w:val="0097151F"/>
    <w:rsid w:val="00972B0A"/>
    <w:rsid w:val="00973574"/>
    <w:rsid w:val="00975219"/>
    <w:rsid w:val="00975954"/>
    <w:rsid w:val="00976E7E"/>
    <w:rsid w:val="00977CD0"/>
    <w:rsid w:val="00980EAB"/>
    <w:rsid w:val="0098194D"/>
    <w:rsid w:val="009821F8"/>
    <w:rsid w:val="00983BC7"/>
    <w:rsid w:val="00984C1D"/>
    <w:rsid w:val="0098550D"/>
    <w:rsid w:val="00985E59"/>
    <w:rsid w:val="00986859"/>
    <w:rsid w:val="00986F36"/>
    <w:rsid w:val="00987A13"/>
    <w:rsid w:val="0099191B"/>
    <w:rsid w:val="00992261"/>
    <w:rsid w:val="00992C03"/>
    <w:rsid w:val="00992D5E"/>
    <w:rsid w:val="0099444D"/>
    <w:rsid w:val="009953CC"/>
    <w:rsid w:val="009955DF"/>
    <w:rsid w:val="009A06EF"/>
    <w:rsid w:val="009A1621"/>
    <w:rsid w:val="009A2D8B"/>
    <w:rsid w:val="009A3574"/>
    <w:rsid w:val="009A3FA5"/>
    <w:rsid w:val="009A3FAF"/>
    <w:rsid w:val="009A4FD4"/>
    <w:rsid w:val="009A63F4"/>
    <w:rsid w:val="009A6DAA"/>
    <w:rsid w:val="009A7474"/>
    <w:rsid w:val="009B0114"/>
    <w:rsid w:val="009B1DAF"/>
    <w:rsid w:val="009B26CD"/>
    <w:rsid w:val="009B3BC7"/>
    <w:rsid w:val="009B43B4"/>
    <w:rsid w:val="009B48BF"/>
    <w:rsid w:val="009B519F"/>
    <w:rsid w:val="009B51B0"/>
    <w:rsid w:val="009B54C8"/>
    <w:rsid w:val="009B6E48"/>
    <w:rsid w:val="009B72FD"/>
    <w:rsid w:val="009C124D"/>
    <w:rsid w:val="009C29FD"/>
    <w:rsid w:val="009C3E19"/>
    <w:rsid w:val="009C4190"/>
    <w:rsid w:val="009C52B6"/>
    <w:rsid w:val="009C5F7E"/>
    <w:rsid w:val="009C6EE2"/>
    <w:rsid w:val="009D0A97"/>
    <w:rsid w:val="009D1941"/>
    <w:rsid w:val="009D1BAA"/>
    <w:rsid w:val="009D1CE7"/>
    <w:rsid w:val="009D1E37"/>
    <w:rsid w:val="009D361B"/>
    <w:rsid w:val="009D4701"/>
    <w:rsid w:val="009D626F"/>
    <w:rsid w:val="009D757A"/>
    <w:rsid w:val="009E0375"/>
    <w:rsid w:val="009E0A86"/>
    <w:rsid w:val="009E0C28"/>
    <w:rsid w:val="009E115E"/>
    <w:rsid w:val="009E1687"/>
    <w:rsid w:val="009E1EFD"/>
    <w:rsid w:val="009E292E"/>
    <w:rsid w:val="009E2B9C"/>
    <w:rsid w:val="009E3570"/>
    <w:rsid w:val="009E3BBA"/>
    <w:rsid w:val="009E416D"/>
    <w:rsid w:val="009E4CC5"/>
    <w:rsid w:val="009E50E5"/>
    <w:rsid w:val="009E5C3A"/>
    <w:rsid w:val="009E5FD3"/>
    <w:rsid w:val="009E6856"/>
    <w:rsid w:val="009E7145"/>
    <w:rsid w:val="009E75E9"/>
    <w:rsid w:val="009F1E76"/>
    <w:rsid w:val="009F3171"/>
    <w:rsid w:val="009F3992"/>
    <w:rsid w:val="009F3CD4"/>
    <w:rsid w:val="009F3F38"/>
    <w:rsid w:val="009F4238"/>
    <w:rsid w:val="009F4A45"/>
    <w:rsid w:val="009F4BF7"/>
    <w:rsid w:val="009F5ABA"/>
    <w:rsid w:val="009F65B8"/>
    <w:rsid w:val="00A0089D"/>
    <w:rsid w:val="00A01445"/>
    <w:rsid w:val="00A02F4F"/>
    <w:rsid w:val="00A03C31"/>
    <w:rsid w:val="00A04994"/>
    <w:rsid w:val="00A0716D"/>
    <w:rsid w:val="00A071AE"/>
    <w:rsid w:val="00A075A8"/>
    <w:rsid w:val="00A07725"/>
    <w:rsid w:val="00A108F5"/>
    <w:rsid w:val="00A11200"/>
    <w:rsid w:val="00A129D0"/>
    <w:rsid w:val="00A13742"/>
    <w:rsid w:val="00A149A0"/>
    <w:rsid w:val="00A14A97"/>
    <w:rsid w:val="00A16C22"/>
    <w:rsid w:val="00A20DE3"/>
    <w:rsid w:val="00A212D5"/>
    <w:rsid w:val="00A229AC"/>
    <w:rsid w:val="00A235DF"/>
    <w:rsid w:val="00A23650"/>
    <w:rsid w:val="00A24E68"/>
    <w:rsid w:val="00A26304"/>
    <w:rsid w:val="00A273CA"/>
    <w:rsid w:val="00A27CE9"/>
    <w:rsid w:val="00A320A5"/>
    <w:rsid w:val="00A32F23"/>
    <w:rsid w:val="00A336AB"/>
    <w:rsid w:val="00A33A04"/>
    <w:rsid w:val="00A34C47"/>
    <w:rsid w:val="00A36425"/>
    <w:rsid w:val="00A3670D"/>
    <w:rsid w:val="00A36F7D"/>
    <w:rsid w:val="00A372DC"/>
    <w:rsid w:val="00A404CF"/>
    <w:rsid w:val="00A40D72"/>
    <w:rsid w:val="00A410F3"/>
    <w:rsid w:val="00A42982"/>
    <w:rsid w:val="00A43CA0"/>
    <w:rsid w:val="00A456D6"/>
    <w:rsid w:val="00A45B7E"/>
    <w:rsid w:val="00A45CA8"/>
    <w:rsid w:val="00A46C94"/>
    <w:rsid w:val="00A46D54"/>
    <w:rsid w:val="00A4797C"/>
    <w:rsid w:val="00A50A43"/>
    <w:rsid w:val="00A50AE2"/>
    <w:rsid w:val="00A516E5"/>
    <w:rsid w:val="00A52E57"/>
    <w:rsid w:val="00A52F5C"/>
    <w:rsid w:val="00A53547"/>
    <w:rsid w:val="00A54081"/>
    <w:rsid w:val="00A554C5"/>
    <w:rsid w:val="00A55581"/>
    <w:rsid w:val="00A56533"/>
    <w:rsid w:val="00A56678"/>
    <w:rsid w:val="00A569DB"/>
    <w:rsid w:val="00A57281"/>
    <w:rsid w:val="00A57DC2"/>
    <w:rsid w:val="00A600D4"/>
    <w:rsid w:val="00A60868"/>
    <w:rsid w:val="00A60DAC"/>
    <w:rsid w:val="00A61035"/>
    <w:rsid w:val="00A61442"/>
    <w:rsid w:val="00A61633"/>
    <w:rsid w:val="00A63433"/>
    <w:rsid w:val="00A6506F"/>
    <w:rsid w:val="00A657CA"/>
    <w:rsid w:val="00A66FD5"/>
    <w:rsid w:val="00A675A8"/>
    <w:rsid w:val="00A67C95"/>
    <w:rsid w:val="00A71E98"/>
    <w:rsid w:val="00A72051"/>
    <w:rsid w:val="00A72202"/>
    <w:rsid w:val="00A72396"/>
    <w:rsid w:val="00A727F7"/>
    <w:rsid w:val="00A72A76"/>
    <w:rsid w:val="00A72D92"/>
    <w:rsid w:val="00A72E2D"/>
    <w:rsid w:val="00A73129"/>
    <w:rsid w:val="00A73D5E"/>
    <w:rsid w:val="00A73FD1"/>
    <w:rsid w:val="00A7487A"/>
    <w:rsid w:val="00A75F17"/>
    <w:rsid w:val="00A775A1"/>
    <w:rsid w:val="00A77792"/>
    <w:rsid w:val="00A77951"/>
    <w:rsid w:val="00A80AE7"/>
    <w:rsid w:val="00A80F04"/>
    <w:rsid w:val="00A819DD"/>
    <w:rsid w:val="00A81D4B"/>
    <w:rsid w:val="00A8308D"/>
    <w:rsid w:val="00A84243"/>
    <w:rsid w:val="00A84919"/>
    <w:rsid w:val="00A84D60"/>
    <w:rsid w:val="00A85896"/>
    <w:rsid w:val="00A85CAC"/>
    <w:rsid w:val="00A85DB5"/>
    <w:rsid w:val="00A87EE3"/>
    <w:rsid w:val="00A91091"/>
    <w:rsid w:val="00A91480"/>
    <w:rsid w:val="00A94B73"/>
    <w:rsid w:val="00A9587C"/>
    <w:rsid w:val="00A95EF8"/>
    <w:rsid w:val="00A966FA"/>
    <w:rsid w:val="00A96788"/>
    <w:rsid w:val="00A96EA6"/>
    <w:rsid w:val="00A96F5E"/>
    <w:rsid w:val="00AA0011"/>
    <w:rsid w:val="00AA13F4"/>
    <w:rsid w:val="00AA197C"/>
    <w:rsid w:val="00AA1EB3"/>
    <w:rsid w:val="00AA2158"/>
    <w:rsid w:val="00AA4601"/>
    <w:rsid w:val="00AA4A09"/>
    <w:rsid w:val="00AA4A5D"/>
    <w:rsid w:val="00AB1044"/>
    <w:rsid w:val="00AB1607"/>
    <w:rsid w:val="00AB1684"/>
    <w:rsid w:val="00AB288A"/>
    <w:rsid w:val="00AB38F1"/>
    <w:rsid w:val="00AB413B"/>
    <w:rsid w:val="00AB5DFB"/>
    <w:rsid w:val="00AB77C6"/>
    <w:rsid w:val="00AC0251"/>
    <w:rsid w:val="00AC03F7"/>
    <w:rsid w:val="00AC16CA"/>
    <w:rsid w:val="00AC1880"/>
    <w:rsid w:val="00AC1B14"/>
    <w:rsid w:val="00AC20B2"/>
    <w:rsid w:val="00AC3366"/>
    <w:rsid w:val="00AC4594"/>
    <w:rsid w:val="00AC4F5D"/>
    <w:rsid w:val="00AC57BE"/>
    <w:rsid w:val="00AC5A0F"/>
    <w:rsid w:val="00AC5AEA"/>
    <w:rsid w:val="00AC5D71"/>
    <w:rsid w:val="00AC5E30"/>
    <w:rsid w:val="00AC6AA8"/>
    <w:rsid w:val="00AC6F63"/>
    <w:rsid w:val="00AC7EC1"/>
    <w:rsid w:val="00AD0D0F"/>
    <w:rsid w:val="00AD269D"/>
    <w:rsid w:val="00AD299B"/>
    <w:rsid w:val="00AD3105"/>
    <w:rsid w:val="00AD36C6"/>
    <w:rsid w:val="00AD50B1"/>
    <w:rsid w:val="00AD50FB"/>
    <w:rsid w:val="00AD6163"/>
    <w:rsid w:val="00AE1096"/>
    <w:rsid w:val="00AE16D5"/>
    <w:rsid w:val="00AE30DC"/>
    <w:rsid w:val="00AE339E"/>
    <w:rsid w:val="00AE3526"/>
    <w:rsid w:val="00AE3B84"/>
    <w:rsid w:val="00AE40F6"/>
    <w:rsid w:val="00AE4252"/>
    <w:rsid w:val="00AE5549"/>
    <w:rsid w:val="00AE5CBC"/>
    <w:rsid w:val="00AE6AAF"/>
    <w:rsid w:val="00AE78C4"/>
    <w:rsid w:val="00AF16A6"/>
    <w:rsid w:val="00AF1B80"/>
    <w:rsid w:val="00AF1C55"/>
    <w:rsid w:val="00AF40E0"/>
    <w:rsid w:val="00AF41B3"/>
    <w:rsid w:val="00AF6A8F"/>
    <w:rsid w:val="00B00853"/>
    <w:rsid w:val="00B01C26"/>
    <w:rsid w:val="00B02C68"/>
    <w:rsid w:val="00B03874"/>
    <w:rsid w:val="00B0398D"/>
    <w:rsid w:val="00B053B7"/>
    <w:rsid w:val="00B059F6"/>
    <w:rsid w:val="00B05BED"/>
    <w:rsid w:val="00B05F86"/>
    <w:rsid w:val="00B06E5F"/>
    <w:rsid w:val="00B073A7"/>
    <w:rsid w:val="00B07EE1"/>
    <w:rsid w:val="00B10A39"/>
    <w:rsid w:val="00B121F7"/>
    <w:rsid w:val="00B12769"/>
    <w:rsid w:val="00B12A46"/>
    <w:rsid w:val="00B140A4"/>
    <w:rsid w:val="00B145EC"/>
    <w:rsid w:val="00B14A76"/>
    <w:rsid w:val="00B14DDD"/>
    <w:rsid w:val="00B15B2C"/>
    <w:rsid w:val="00B17870"/>
    <w:rsid w:val="00B1790A"/>
    <w:rsid w:val="00B17A76"/>
    <w:rsid w:val="00B20034"/>
    <w:rsid w:val="00B221FD"/>
    <w:rsid w:val="00B23566"/>
    <w:rsid w:val="00B248A6"/>
    <w:rsid w:val="00B25FFA"/>
    <w:rsid w:val="00B267B9"/>
    <w:rsid w:val="00B27A8F"/>
    <w:rsid w:val="00B31526"/>
    <w:rsid w:val="00B31B2F"/>
    <w:rsid w:val="00B31EAD"/>
    <w:rsid w:val="00B31F9E"/>
    <w:rsid w:val="00B32FEB"/>
    <w:rsid w:val="00B33F0E"/>
    <w:rsid w:val="00B35217"/>
    <w:rsid w:val="00B35765"/>
    <w:rsid w:val="00B35C17"/>
    <w:rsid w:val="00B36421"/>
    <w:rsid w:val="00B3702F"/>
    <w:rsid w:val="00B37120"/>
    <w:rsid w:val="00B372D6"/>
    <w:rsid w:val="00B37DDE"/>
    <w:rsid w:val="00B40AB0"/>
    <w:rsid w:val="00B40F29"/>
    <w:rsid w:val="00B420EC"/>
    <w:rsid w:val="00B42229"/>
    <w:rsid w:val="00B42F41"/>
    <w:rsid w:val="00B436A1"/>
    <w:rsid w:val="00B43E04"/>
    <w:rsid w:val="00B44895"/>
    <w:rsid w:val="00B451F8"/>
    <w:rsid w:val="00B452E9"/>
    <w:rsid w:val="00B45780"/>
    <w:rsid w:val="00B479B7"/>
    <w:rsid w:val="00B50413"/>
    <w:rsid w:val="00B51B37"/>
    <w:rsid w:val="00B520ED"/>
    <w:rsid w:val="00B53782"/>
    <w:rsid w:val="00B54252"/>
    <w:rsid w:val="00B542DB"/>
    <w:rsid w:val="00B55829"/>
    <w:rsid w:val="00B55837"/>
    <w:rsid w:val="00B55E87"/>
    <w:rsid w:val="00B5750F"/>
    <w:rsid w:val="00B57720"/>
    <w:rsid w:val="00B57820"/>
    <w:rsid w:val="00B60361"/>
    <w:rsid w:val="00B60BDA"/>
    <w:rsid w:val="00B6136D"/>
    <w:rsid w:val="00B64E8F"/>
    <w:rsid w:val="00B66483"/>
    <w:rsid w:val="00B6680D"/>
    <w:rsid w:val="00B66CBB"/>
    <w:rsid w:val="00B70269"/>
    <w:rsid w:val="00B707B8"/>
    <w:rsid w:val="00B70BB8"/>
    <w:rsid w:val="00B70C13"/>
    <w:rsid w:val="00B7182D"/>
    <w:rsid w:val="00B71C76"/>
    <w:rsid w:val="00B723F0"/>
    <w:rsid w:val="00B7329B"/>
    <w:rsid w:val="00B75113"/>
    <w:rsid w:val="00B773D3"/>
    <w:rsid w:val="00B77B4B"/>
    <w:rsid w:val="00B810B8"/>
    <w:rsid w:val="00B810C7"/>
    <w:rsid w:val="00B8171B"/>
    <w:rsid w:val="00B81755"/>
    <w:rsid w:val="00B822E3"/>
    <w:rsid w:val="00B824FF"/>
    <w:rsid w:val="00B828AA"/>
    <w:rsid w:val="00B82BDE"/>
    <w:rsid w:val="00B84696"/>
    <w:rsid w:val="00B846EA"/>
    <w:rsid w:val="00B85B87"/>
    <w:rsid w:val="00B85D2D"/>
    <w:rsid w:val="00B86943"/>
    <w:rsid w:val="00B87BC9"/>
    <w:rsid w:val="00B87E6D"/>
    <w:rsid w:val="00B91135"/>
    <w:rsid w:val="00B91E90"/>
    <w:rsid w:val="00B938C3"/>
    <w:rsid w:val="00B94777"/>
    <w:rsid w:val="00B94F66"/>
    <w:rsid w:val="00B9559C"/>
    <w:rsid w:val="00B96527"/>
    <w:rsid w:val="00B96746"/>
    <w:rsid w:val="00B9687B"/>
    <w:rsid w:val="00BA08FE"/>
    <w:rsid w:val="00BA0F17"/>
    <w:rsid w:val="00BA158F"/>
    <w:rsid w:val="00BA1AAE"/>
    <w:rsid w:val="00BA1EB9"/>
    <w:rsid w:val="00BA20B7"/>
    <w:rsid w:val="00BA4379"/>
    <w:rsid w:val="00BA4597"/>
    <w:rsid w:val="00BA464B"/>
    <w:rsid w:val="00BA481E"/>
    <w:rsid w:val="00BA56B0"/>
    <w:rsid w:val="00BA5D8F"/>
    <w:rsid w:val="00BA68AD"/>
    <w:rsid w:val="00BB1774"/>
    <w:rsid w:val="00BB17CD"/>
    <w:rsid w:val="00BB2366"/>
    <w:rsid w:val="00BB32FB"/>
    <w:rsid w:val="00BB330A"/>
    <w:rsid w:val="00BB3AD6"/>
    <w:rsid w:val="00BB4408"/>
    <w:rsid w:val="00BB57D8"/>
    <w:rsid w:val="00BB5AD9"/>
    <w:rsid w:val="00BB6E9A"/>
    <w:rsid w:val="00BB7395"/>
    <w:rsid w:val="00BB7BCC"/>
    <w:rsid w:val="00BC0B13"/>
    <w:rsid w:val="00BC1095"/>
    <w:rsid w:val="00BC1ECA"/>
    <w:rsid w:val="00BC2DE2"/>
    <w:rsid w:val="00BC6F9C"/>
    <w:rsid w:val="00BC7087"/>
    <w:rsid w:val="00BC760C"/>
    <w:rsid w:val="00BC7927"/>
    <w:rsid w:val="00BD0596"/>
    <w:rsid w:val="00BD0A07"/>
    <w:rsid w:val="00BD112F"/>
    <w:rsid w:val="00BD1829"/>
    <w:rsid w:val="00BD184C"/>
    <w:rsid w:val="00BD2310"/>
    <w:rsid w:val="00BD2826"/>
    <w:rsid w:val="00BD2B6F"/>
    <w:rsid w:val="00BD3F31"/>
    <w:rsid w:val="00BD4B90"/>
    <w:rsid w:val="00BD5237"/>
    <w:rsid w:val="00BE1E0F"/>
    <w:rsid w:val="00BE2C17"/>
    <w:rsid w:val="00BE30D1"/>
    <w:rsid w:val="00BE32CE"/>
    <w:rsid w:val="00BE37B0"/>
    <w:rsid w:val="00BE69F5"/>
    <w:rsid w:val="00BE7426"/>
    <w:rsid w:val="00BF04F9"/>
    <w:rsid w:val="00BF068D"/>
    <w:rsid w:val="00BF1DB0"/>
    <w:rsid w:val="00BF23A2"/>
    <w:rsid w:val="00BF2483"/>
    <w:rsid w:val="00BF3123"/>
    <w:rsid w:val="00BF4B80"/>
    <w:rsid w:val="00BF506D"/>
    <w:rsid w:val="00BF6654"/>
    <w:rsid w:val="00BF6965"/>
    <w:rsid w:val="00BF719C"/>
    <w:rsid w:val="00BF7A30"/>
    <w:rsid w:val="00BF7B60"/>
    <w:rsid w:val="00C00716"/>
    <w:rsid w:val="00C00F4D"/>
    <w:rsid w:val="00C010AC"/>
    <w:rsid w:val="00C022B8"/>
    <w:rsid w:val="00C02BA1"/>
    <w:rsid w:val="00C03283"/>
    <w:rsid w:val="00C038E0"/>
    <w:rsid w:val="00C03C53"/>
    <w:rsid w:val="00C044AA"/>
    <w:rsid w:val="00C052B7"/>
    <w:rsid w:val="00C05CE6"/>
    <w:rsid w:val="00C05E7C"/>
    <w:rsid w:val="00C0621A"/>
    <w:rsid w:val="00C06420"/>
    <w:rsid w:val="00C072BE"/>
    <w:rsid w:val="00C0792E"/>
    <w:rsid w:val="00C0E5C9"/>
    <w:rsid w:val="00C1030A"/>
    <w:rsid w:val="00C10808"/>
    <w:rsid w:val="00C10C4F"/>
    <w:rsid w:val="00C11488"/>
    <w:rsid w:val="00C1187B"/>
    <w:rsid w:val="00C1232A"/>
    <w:rsid w:val="00C12B0D"/>
    <w:rsid w:val="00C12B53"/>
    <w:rsid w:val="00C12BF7"/>
    <w:rsid w:val="00C14789"/>
    <w:rsid w:val="00C1523E"/>
    <w:rsid w:val="00C15444"/>
    <w:rsid w:val="00C15F33"/>
    <w:rsid w:val="00C16A21"/>
    <w:rsid w:val="00C17372"/>
    <w:rsid w:val="00C1761D"/>
    <w:rsid w:val="00C203EB"/>
    <w:rsid w:val="00C20DD8"/>
    <w:rsid w:val="00C215FD"/>
    <w:rsid w:val="00C2486A"/>
    <w:rsid w:val="00C259AB"/>
    <w:rsid w:val="00C25FF8"/>
    <w:rsid w:val="00C260FA"/>
    <w:rsid w:val="00C261EE"/>
    <w:rsid w:val="00C265E0"/>
    <w:rsid w:val="00C321F0"/>
    <w:rsid w:val="00C346DA"/>
    <w:rsid w:val="00C3526D"/>
    <w:rsid w:val="00C35DAF"/>
    <w:rsid w:val="00C3737C"/>
    <w:rsid w:val="00C3738A"/>
    <w:rsid w:val="00C37CF7"/>
    <w:rsid w:val="00C40C66"/>
    <w:rsid w:val="00C41780"/>
    <w:rsid w:val="00C42F91"/>
    <w:rsid w:val="00C43DB4"/>
    <w:rsid w:val="00C441F0"/>
    <w:rsid w:val="00C503F8"/>
    <w:rsid w:val="00C50994"/>
    <w:rsid w:val="00C511B2"/>
    <w:rsid w:val="00C51530"/>
    <w:rsid w:val="00C51B40"/>
    <w:rsid w:val="00C5202B"/>
    <w:rsid w:val="00C532BF"/>
    <w:rsid w:val="00C55216"/>
    <w:rsid w:val="00C553E6"/>
    <w:rsid w:val="00C558FD"/>
    <w:rsid w:val="00C569DF"/>
    <w:rsid w:val="00C57023"/>
    <w:rsid w:val="00C57BDF"/>
    <w:rsid w:val="00C57F36"/>
    <w:rsid w:val="00C6082B"/>
    <w:rsid w:val="00C60982"/>
    <w:rsid w:val="00C60BF4"/>
    <w:rsid w:val="00C60C10"/>
    <w:rsid w:val="00C6205C"/>
    <w:rsid w:val="00C624A7"/>
    <w:rsid w:val="00C62830"/>
    <w:rsid w:val="00C63B07"/>
    <w:rsid w:val="00C64A78"/>
    <w:rsid w:val="00C65173"/>
    <w:rsid w:val="00C6543D"/>
    <w:rsid w:val="00C65B52"/>
    <w:rsid w:val="00C6608F"/>
    <w:rsid w:val="00C6656F"/>
    <w:rsid w:val="00C668E8"/>
    <w:rsid w:val="00C67844"/>
    <w:rsid w:val="00C679D4"/>
    <w:rsid w:val="00C70584"/>
    <w:rsid w:val="00C71DF2"/>
    <w:rsid w:val="00C720BE"/>
    <w:rsid w:val="00C72315"/>
    <w:rsid w:val="00C729BE"/>
    <w:rsid w:val="00C748DB"/>
    <w:rsid w:val="00C74955"/>
    <w:rsid w:val="00C754D6"/>
    <w:rsid w:val="00C76FAE"/>
    <w:rsid w:val="00C78481"/>
    <w:rsid w:val="00C807C5"/>
    <w:rsid w:val="00C820E3"/>
    <w:rsid w:val="00C82231"/>
    <w:rsid w:val="00C836AB"/>
    <w:rsid w:val="00C839BA"/>
    <w:rsid w:val="00C83A1D"/>
    <w:rsid w:val="00C83B5A"/>
    <w:rsid w:val="00C8475D"/>
    <w:rsid w:val="00C863E9"/>
    <w:rsid w:val="00C90DA9"/>
    <w:rsid w:val="00C91CB0"/>
    <w:rsid w:val="00C91F4D"/>
    <w:rsid w:val="00C923FA"/>
    <w:rsid w:val="00C924EC"/>
    <w:rsid w:val="00C929FE"/>
    <w:rsid w:val="00C93EB0"/>
    <w:rsid w:val="00C94B94"/>
    <w:rsid w:val="00C94EA2"/>
    <w:rsid w:val="00C95BA4"/>
    <w:rsid w:val="00C95E36"/>
    <w:rsid w:val="00C96B5A"/>
    <w:rsid w:val="00CA0FD5"/>
    <w:rsid w:val="00CA11CA"/>
    <w:rsid w:val="00CA1F80"/>
    <w:rsid w:val="00CA30B4"/>
    <w:rsid w:val="00CA38D3"/>
    <w:rsid w:val="00CA3C4F"/>
    <w:rsid w:val="00CA42A3"/>
    <w:rsid w:val="00CA6AC4"/>
    <w:rsid w:val="00CA6D36"/>
    <w:rsid w:val="00CB03AB"/>
    <w:rsid w:val="00CB134A"/>
    <w:rsid w:val="00CB293C"/>
    <w:rsid w:val="00CB2D7B"/>
    <w:rsid w:val="00CB35DC"/>
    <w:rsid w:val="00CB3D1B"/>
    <w:rsid w:val="00CB4001"/>
    <w:rsid w:val="00CB4206"/>
    <w:rsid w:val="00CB4D07"/>
    <w:rsid w:val="00CB511D"/>
    <w:rsid w:val="00CB7C8E"/>
    <w:rsid w:val="00CC1515"/>
    <w:rsid w:val="00CC15D9"/>
    <w:rsid w:val="00CC1975"/>
    <w:rsid w:val="00CC1B3D"/>
    <w:rsid w:val="00CC1B42"/>
    <w:rsid w:val="00CC330E"/>
    <w:rsid w:val="00CC3895"/>
    <w:rsid w:val="00CC43EA"/>
    <w:rsid w:val="00CD10CB"/>
    <w:rsid w:val="00CD143B"/>
    <w:rsid w:val="00CD19A4"/>
    <w:rsid w:val="00CD33EB"/>
    <w:rsid w:val="00CD39AE"/>
    <w:rsid w:val="00CD448B"/>
    <w:rsid w:val="00CD5630"/>
    <w:rsid w:val="00CD7199"/>
    <w:rsid w:val="00CD7538"/>
    <w:rsid w:val="00CD7980"/>
    <w:rsid w:val="00CE0109"/>
    <w:rsid w:val="00CE1120"/>
    <w:rsid w:val="00CE1A84"/>
    <w:rsid w:val="00CE1F7D"/>
    <w:rsid w:val="00CE3821"/>
    <w:rsid w:val="00CE4BEF"/>
    <w:rsid w:val="00CE7D47"/>
    <w:rsid w:val="00CF052F"/>
    <w:rsid w:val="00CF1C4C"/>
    <w:rsid w:val="00CF2657"/>
    <w:rsid w:val="00CF306E"/>
    <w:rsid w:val="00CF30DB"/>
    <w:rsid w:val="00CF383E"/>
    <w:rsid w:val="00CF4171"/>
    <w:rsid w:val="00CF4234"/>
    <w:rsid w:val="00CF4256"/>
    <w:rsid w:val="00CF4365"/>
    <w:rsid w:val="00CF4B7D"/>
    <w:rsid w:val="00CF64FC"/>
    <w:rsid w:val="00CF6DA3"/>
    <w:rsid w:val="00D018B5"/>
    <w:rsid w:val="00D02E19"/>
    <w:rsid w:val="00D03778"/>
    <w:rsid w:val="00D05478"/>
    <w:rsid w:val="00D06841"/>
    <w:rsid w:val="00D07530"/>
    <w:rsid w:val="00D079CF"/>
    <w:rsid w:val="00D11711"/>
    <w:rsid w:val="00D13405"/>
    <w:rsid w:val="00D14648"/>
    <w:rsid w:val="00D14F23"/>
    <w:rsid w:val="00D15672"/>
    <w:rsid w:val="00D16A16"/>
    <w:rsid w:val="00D17B27"/>
    <w:rsid w:val="00D21D64"/>
    <w:rsid w:val="00D21D92"/>
    <w:rsid w:val="00D2231D"/>
    <w:rsid w:val="00D22B10"/>
    <w:rsid w:val="00D24351"/>
    <w:rsid w:val="00D24B61"/>
    <w:rsid w:val="00D25A32"/>
    <w:rsid w:val="00D25DD8"/>
    <w:rsid w:val="00D2604E"/>
    <w:rsid w:val="00D2684A"/>
    <w:rsid w:val="00D26905"/>
    <w:rsid w:val="00D26C8C"/>
    <w:rsid w:val="00D2790F"/>
    <w:rsid w:val="00D27A61"/>
    <w:rsid w:val="00D31835"/>
    <w:rsid w:val="00D32479"/>
    <w:rsid w:val="00D32D8D"/>
    <w:rsid w:val="00D33128"/>
    <w:rsid w:val="00D34006"/>
    <w:rsid w:val="00D353A5"/>
    <w:rsid w:val="00D35BB3"/>
    <w:rsid w:val="00D365D4"/>
    <w:rsid w:val="00D36D85"/>
    <w:rsid w:val="00D371BC"/>
    <w:rsid w:val="00D37A54"/>
    <w:rsid w:val="00D37D6A"/>
    <w:rsid w:val="00D4195E"/>
    <w:rsid w:val="00D41B07"/>
    <w:rsid w:val="00D434BB"/>
    <w:rsid w:val="00D44010"/>
    <w:rsid w:val="00D44884"/>
    <w:rsid w:val="00D47A79"/>
    <w:rsid w:val="00D47F57"/>
    <w:rsid w:val="00D513CB"/>
    <w:rsid w:val="00D51B9D"/>
    <w:rsid w:val="00D533A5"/>
    <w:rsid w:val="00D533FA"/>
    <w:rsid w:val="00D5374F"/>
    <w:rsid w:val="00D56C08"/>
    <w:rsid w:val="00D56CC4"/>
    <w:rsid w:val="00D601CA"/>
    <w:rsid w:val="00D60552"/>
    <w:rsid w:val="00D60684"/>
    <w:rsid w:val="00D62149"/>
    <w:rsid w:val="00D62B4F"/>
    <w:rsid w:val="00D639A4"/>
    <w:rsid w:val="00D643DD"/>
    <w:rsid w:val="00D65956"/>
    <w:rsid w:val="00D65EFD"/>
    <w:rsid w:val="00D66114"/>
    <w:rsid w:val="00D663A9"/>
    <w:rsid w:val="00D66F77"/>
    <w:rsid w:val="00D677FE"/>
    <w:rsid w:val="00D72313"/>
    <w:rsid w:val="00D726CF"/>
    <w:rsid w:val="00D731D8"/>
    <w:rsid w:val="00D74A04"/>
    <w:rsid w:val="00D74FD5"/>
    <w:rsid w:val="00D754FC"/>
    <w:rsid w:val="00D75F74"/>
    <w:rsid w:val="00D76631"/>
    <w:rsid w:val="00D76842"/>
    <w:rsid w:val="00D77054"/>
    <w:rsid w:val="00D77276"/>
    <w:rsid w:val="00D77B31"/>
    <w:rsid w:val="00D81370"/>
    <w:rsid w:val="00D8266B"/>
    <w:rsid w:val="00D82CB6"/>
    <w:rsid w:val="00D83490"/>
    <w:rsid w:val="00D83906"/>
    <w:rsid w:val="00D84B72"/>
    <w:rsid w:val="00D855CF"/>
    <w:rsid w:val="00D86212"/>
    <w:rsid w:val="00D86310"/>
    <w:rsid w:val="00D865CB"/>
    <w:rsid w:val="00D87401"/>
    <w:rsid w:val="00D877A4"/>
    <w:rsid w:val="00D9186B"/>
    <w:rsid w:val="00D91DC9"/>
    <w:rsid w:val="00D9228B"/>
    <w:rsid w:val="00D92B09"/>
    <w:rsid w:val="00D92FC5"/>
    <w:rsid w:val="00D93F7C"/>
    <w:rsid w:val="00D943F3"/>
    <w:rsid w:val="00D94A80"/>
    <w:rsid w:val="00DA0290"/>
    <w:rsid w:val="00DA1A42"/>
    <w:rsid w:val="00DA28A1"/>
    <w:rsid w:val="00DA3195"/>
    <w:rsid w:val="00DA4AD0"/>
    <w:rsid w:val="00DA4C2C"/>
    <w:rsid w:val="00DA5FD1"/>
    <w:rsid w:val="00DA66D1"/>
    <w:rsid w:val="00DA7297"/>
    <w:rsid w:val="00DA746D"/>
    <w:rsid w:val="00DA7BBB"/>
    <w:rsid w:val="00DB0AA4"/>
    <w:rsid w:val="00DB211F"/>
    <w:rsid w:val="00DB29A5"/>
    <w:rsid w:val="00DB2B89"/>
    <w:rsid w:val="00DB2BD5"/>
    <w:rsid w:val="00DB3183"/>
    <w:rsid w:val="00DB3CC0"/>
    <w:rsid w:val="00DB4481"/>
    <w:rsid w:val="00DB7673"/>
    <w:rsid w:val="00DC0D35"/>
    <w:rsid w:val="00DC1278"/>
    <w:rsid w:val="00DC2C74"/>
    <w:rsid w:val="00DC2DA5"/>
    <w:rsid w:val="00DC561F"/>
    <w:rsid w:val="00DC5AE0"/>
    <w:rsid w:val="00DC67F4"/>
    <w:rsid w:val="00DC6A0D"/>
    <w:rsid w:val="00DD00DE"/>
    <w:rsid w:val="00DD125C"/>
    <w:rsid w:val="00DD17BE"/>
    <w:rsid w:val="00DD1F9F"/>
    <w:rsid w:val="00DD201F"/>
    <w:rsid w:val="00DD36E7"/>
    <w:rsid w:val="00DD390C"/>
    <w:rsid w:val="00DD521F"/>
    <w:rsid w:val="00DD5572"/>
    <w:rsid w:val="00DD73F3"/>
    <w:rsid w:val="00DD7877"/>
    <w:rsid w:val="00DD7A1D"/>
    <w:rsid w:val="00DD7DC8"/>
    <w:rsid w:val="00DE0EB3"/>
    <w:rsid w:val="00DE1216"/>
    <w:rsid w:val="00DE2771"/>
    <w:rsid w:val="00DE29BB"/>
    <w:rsid w:val="00DE2BC0"/>
    <w:rsid w:val="00DE3527"/>
    <w:rsid w:val="00DE3997"/>
    <w:rsid w:val="00DE399F"/>
    <w:rsid w:val="00DE6EAA"/>
    <w:rsid w:val="00DE7116"/>
    <w:rsid w:val="00DF020A"/>
    <w:rsid w:val="00DF0CB4"/>
    <w:rsid w:val="00DF10E7"/>
    <w:rsid w:val="00DF1788"/>
    <w:rsid w:val="00DF18B4"/>
    <w:rsid w:val="00DF3208"/>
    <w:rsid w:val="00DF340D"/>
    <w:rsid w:val="00DF3DCA"/>
    <w:rsid w:val="00DF5181"/>
    <w:rsid w:val="00DF56EA"/>
    <w:rsid w:val="00DF5E2D"/>
    <w:rsid w:val="00DF5E35"/>
    <w:rsid w:val="00DF5E91"/>
    <w:rsid w:val="00DF6287"/>
    <w:rsid w:val="00E00181"/>
    <w:rsid w:val="00E00596"/>
    <w:rsid w:val="00E00CCE"/>
    <w:rsid w:val="00E0112F"/>
    <w:rsid w:val="00E01544"/>
    <w:rsid w:val="00E01C92"/>
    <w:rsid w:val="00E0362B"/>
    <w:rsid w:val="00E03BAB"/>
    <w:rsid w:val="00E0708F"/>
    <w:rsid w:val="00E079D0"/>
    <w:rsid w:val="00E104A6"/>
    <w:rsid w:val="00E11BEC"/>
    <w:rsid w:val="00E12808"/>
    <w:rsid w:val="00E13AA6"/>
    <w:rsid w:val="00E143BB"/>
    <w:rsid w:val="00E148ED"/>
    <w:rsid w:val="00E16BBD"/>
    <w:rsid w:val="00E17323"/>
    <w:rsid w:val="00E202DB"/>
    <w:rsid w:val="00E20B94"/>
    <w:rsid w:val="00E20E38"/>
    <w:rsid w:val="00E21CFB"/>
    <w:rsid w:val="00E21F4D"/>
    <w:rsid w:val="00E221A2"/>
    <w:rsid w:val="00E23EE1"/>
    <w:rsid w:val="00E243EF"/>
    <w:rsid w:val="00E248AC"/>
    <w:rsid w:val="00E2518C"/>
    <w:rsid w:val="00E25CA1"/>
    <w:rsid w:val="00E26875"/>
    <w:rsid w:val="00E27ACA"/>
    <w:rsid w:val="00E27C53"/>
    <w:rsid w:val="00E30258"/>
    <w:rsid w:val="00E30D40"/>
    <w:rsid w:val="00E31440"/>
    <w:rsid w:val="00E340F9"/>
    <w:rsid w:val="00E34F2D"/>
    <w:rsid w:val="00E352E3"/>
    <w:rsid w:val="00E36C41"/>
    <w:rsid w:val="00E36DF6"/>
    <w:rsid w:val="00E40675"/>
    <w:rsid w:val="00E433F1"/>
    <w:rsid w:val="00E447A4"/>
    <w:rsid w:val="00E44BEB"/>
    <w:rsid w:val="00E451F7"/>
    <w:rsid w:val="00E458D7"/>
    <w:rsid w:val="00E46774"/>
    <w:rsid w:val="00E50714"/>
    <w:rsid w:val="00E5170D"/>
    <w:rsid w:val="00E519D7"/>
    <w:rsid w:val="00E51B3F"/>
    <w:rsid w:val="00E522C8"/>
    <w:rsid w:val="00E528E0"/>
    <w:rsid w:val="00E56731"/>
    <w:rsid w:val="00E56B6E"/>
    <w:rsid w:val="00E57D5B"/>
    <w:rsid w:val="00E6027B"/>
    <w:rsid w:val="00E60FFC"/>
    <w:rsid w:val="00E6118E"/>
    <w:rsid w:val="00E61D34"/>
    <w:rsid w:val="00E6207F"/>
    <w:rsid w:val="00E62CC1"/>
    <w:rsid w:val="00E64D00"/>
    <w:rsid w:val="00E65B6B"/>
    <w:rsid w:val="00E65BBE"/>
    <w:rsid w:val="00E70B82"/>
    <w:rsid w:val="00E71161"/>
    <w:rsid w:val="00E7223C"/>
    <w:rsid w:val="00E733D1"/>
    <w:rsid w:val="00E73508"/>
    <w:rsid w:val="00E74C2C"/>
    <w:rsid w:val="00E75CB9"/>
    <w:rsid w:val="00E76536"/>
    <w:rsid w:val="00E776BB"/>
    <w:rsid w:val="00E8008D"/>
    <w:rsid w:val="00E801F6"/>
    <w:rsid w:val="00E80C9E"/>
    <w:rsid w:val="00E82485"/>
    <w:rsid w:val="00E82789"/>
    <w:rsid w:val="00E85B71"/>
    <w:rsid w:val="00E85DD9"/>
    <w:rsid w:val="00E878FB"/>
    <w:rsid w:val="00E902E3"/>
    <w:rsid w:val="00E9224F"/>
    <w:rsid w:val="00E92285"/>
    <w:rsid w:val="00E92C6D"/>
    <w:rsid w:val="00E93492"/>
    <w:rsid w:val="00E93834"/>
    <w:rsid w:val="00E9386A"/>
    <w:rsid w:val="00E95B63"/>
    <w:rsid w:val="00E971E8"/>
    <w:rsid w:val="00E97761"/>
    <w:rsid w:val="00E978FC"/>
    <w:rsid w:val="00EA02DA"/>
    <w:rsid w:val="00EA0F12"/>
    <w:rsid w:val="00EA1148"/>
    <w:rsid w:val="00EA28DB"/>
    <w:rsid w:val="00EA3599"/>
    <w:rsid w:val="00EA3B91"/>
    <w:rsid w:val="00EA412C"/>
    <w:rsid w:val="00EA4350"/>
    <w:rsid w:val="00EA4E0E"/>
    <w:rsid w:val="00EA68C2"/>
    <w:rsid w:val="00EB0416"/>
    <w:rsid w:val="00EB044E"/>
    <w:rsid w:val="00EB1DE4"/>
    <w:rsid w:val="00EB2DEC"/>
    <w:rsid w:val="00EB3478"/>
    <w:rsid w:val="00EB34DE"/>
    <w:rsid w:val="00EB35AD"/>
    <w:rsid w:val="00EB3A5A"/>
    <w:rsid w:val="00EB621C"/>
    <w:rsid w:val="00EC01DD"/>
    <w:rsid w:val="00EC0D37"/>
    <w:rsid w:val="00EC1015"/>
    <w:rsid w:val="00EC12AF"/>
    <w:rsid w:val="00EC14E9"/>
    <w:rsid w:val="00EC166C"/>
    <w:rsid w:val="00EC189E"/>
    <w:rsid w:val="00EC3D86"/>
    <w:rsid w:val="00EC3DD3"/>
    <w:rsid w:val="00EC453A"/>
    <w:rsid w:val="00EC69DC"/>
    <w:rsid w:val="00EC7969"/>
    <w:rsid w:val="00ED0CDB"/>
    <w:rsid w:val="00ED0FB4"/>
    <w:rsid w:val="00ED117A"/>
    <w:rsid w:val="00ED14C6"/>
    <w:rsid w:val="00ED1D65"/>
    <w:rsid w:val="00ED3196"/>
    <w:rsid w:val="00ED4715"/>
    <w:rsid w:val="00ED5F9A"/>
    <w:rsid w:val="00ED6172"/>
    <w:rsid w:val="00ED769F"/>
    <w:rsid w:val="00EE0B6C"/>
    <w:rsid w:val="00EE3DA4"/>
    <w:rsid w:val="00EE44D1"/>
    <w:rsid w:val="00EE5DE1"/>
    <w:rsid w:val="00EE7A0F"/>
    <w:rsid w:val="00EF133C"/>
    <w:rsid w:val="00EF1F71"/>
    <w:rsid w:val="00EF457D"/>
    <w:rsid w:val="00EF4B21"/>
    <w:rsid w:val="00EF515A"/>
    <w:rsid w:val="00F01477"/>
    <w:rsid w:val="00F02F0D"/>
    <w:rsid w:val="00F032E1"/>
    <w:rsid w:val="00F03E28"/>
    <w:rsid w:val="00F04893"/>
    <w:rsid w:val="00F04F45"/>
    <w:rsid w:val="00F05F37"/>
    <w:rsid w:val="00F06135"/>
    <w:rsid w:val="00F0699F"/>
    <w:rsid w:val="00F06CDF"/>
    <w:rsid w:val="00F07D9A"/>
    <w:rsid w:val="00F07DCC"/>
    <w:rsid w:val="00F108C2"/>
    <w:rsid w:val="00F134FB"/>
    <w:rsid w:val="00F13564"/>
    <w:rsid w:val="00F14B78"/>
    <w:rsid w:val="00F14CAC"/>
    <w:rsid w:val="00F14DC0"/>
    <w:rsid w:val="00F14FD6"/>
    <w:rsid w:val="00F157E9"/>
    <w:rsid w:val="00F164D7"/>
    <w:rsid w:val="00F16D10"/>
    <w:rsid w:val="00F1726D"/>
    <w:rsid w:val="00F20216"/>
    <w:rsid w:val="00F204E2"/>
    <w:rsid w:val="00F204ED"/>
    <w:rsid w:val="00F208E6"/>
    <w:rsid w:val="00F219CD"/>
    <w:rsid w:val="00F219EA"/>
    <w:rsid w:val="00F22404"/>
    <w:rsid w:val="00F23BCA"/>
    <w:rsid w:val="00F24454"/>
    <w:rsid w:val="00F25064"/>
    <w:rsid w:val="00F25086"/>
    <w:rsid w:val="00F25648"/>
    <w:rsid w:val="00F25EBD"/>
    <w:rsid w:val="00F25ED4"/>
    <w:rsid w:val="00F26956"/>
    <w:rsid w:val="00F26D98"/>
    <w:rsid w:val="00F27845"/>
    <w:rsid w:val="00F30367"/>
    <w:rsid w:val="00F31914"/>
    <w:rsid w:val="00F3318D"/>
    <w:rsid w:val="00F34D21"/>
    <w:rsid w:val="00F3611B"/>
    <w:rsid w:val="00F36A46"/>
    <w:rsid w:val="00F36CC9"/>
    <w:rsid w:val="00F3764B"/>
    <w:rsid w:val="00F37A34"/>
    <w:rsid w:val="00F37C73"/>
    <w:rsid w:val="00F37DA3"/>
    <w:rsid w:val="00F4102D"/>
    <w:rsid w:val="00F41CE8"/>
    <w:rsid w:val="00F4239A"/>
    <w:rsid w:val="00F46316"/>
    <w:rsid w:val="00F46A0F"/>
    <w:rsid w:val="00F46F6E"/>
    <w:rsid w:val="00F47727"/>
    <w:rsid w:val="00F502DA"/>
    <w:rsid w:val="00F5093F"/>
    <w:rsid w:val="00F513D5"/>
    <w:rsid w:val="00F51F94"/>
    <w:rsid w:val="00F51FF8"/>
    <w:rsid w:val="00F521FE"/>
    <w:rsid w:val="00F5298F"/>
    <w:rsid w:val="00F537AE"/>
    <w:rsid w:val="00F54A8A"/>
    <w:rsid w:val="00F54AE4"/>
    <w:rsid w:val="00F54EE5"/>
    <w:rsid w:val="00F5648A"/>
    <w:rsid w:val="00F60757"/>
    <w:rsid w:val="00F60A3D"/>
    <w:rsid w:val="00F61143"/>
    <w:rsid w:val="00F61491"/>
    <w:rsid w:val="00F61E57"/>
    <w:rsid w:val="00F631B4"/>
    <w:rsid w:val="00F6397F"/>
    <w:rsid w:val="00F639D1"/>
    <w:rsid w:val="00F646CA"/>
    <w:rsid w:val="00F65A97"/>
    <w:rsid w:val="00F65F17"/>
    <w:rsid w:val="00F66507"/>
    <w:rsid w:val="00F67258"/>
    <w:rsid w:val="00F700E8"/>
    <w:rsid w:val="00F70D87"/>
    <w:rsid w:val="00F71C70"/>
    <w:rsid w:val="00F73C56"/>
    <w:rsid w:val="00F73FFB"/>
    <w:rsid w:val="00F747BE"/>
    <w:rsid w:val="00F7491A"/>
    <w:rsid w:val="00F74EAC"/>
    <w:rsid w:val="00F74F58"/>
    <w:rsid w:val="00F75E23"/>
    <w:rsid w:val="00F769EA"/>
    <w:rsid w:val="00F76CD1"/>
    <w:rsid w:val="00F7786F"/>
    <w:rsid w:val="00F80A58"/>
    <w:rsid w:val="00F80BD9"/>
    <w:rsid w:val="00F8109D"/>
    <w:rsid w:val="00F82151"/>
    <w:rsid w:val="00F82C83"/>
    <w:rsid w:val="00F84953"/>
    <w:rsid w:val="00F84ED9"/>
    <w:rsid w:val="00F851B7"/>
    <w:rsid w:val="00F86226"/>
    <w:rsid w:val="00F87582"/>
    <w:rsid w:val="00F903AA"/>
    <w:rsid w:val="00F903F0"/>
    <w:rsid w:val="00F90AAC"/>
    <w:rsid w:val="00F90D5A"/>
    <w:rsid w:val="00F90DBF"/>
    <w:rsid w:val="00F91C23"/>
    <w:rsid w:val="00F92C38"/>
    <w:rsid w:val="00F92C84"/>
    <w:rsid w:val="00F93180"/>
    <w:rsid w:val="00F93755"/>
    <w:rsid w:val="00F951CA"/>
    <w:rsid w:val="00F95EF9"/>
    <w:rsid w:val="00F96433"/>
    <w:rsid w:val="00F9799F"/>
    <w:rsid w:val="00FA1619"/>
    <w:rsid w:val="00FA1884"/>
    <w:rsid w:val="00FA1E62"/>
    <w:rsid w:val="00FA2305"/>
    <w:rsid w:val="00FA2995"/>
    <w:rsid w:val="00FA2B8D"/>
    <w:rsid w:val="00FA3378"/>
    <w:rsid w:val="00FA37AC"/>
    <w:rsid w:val="00FA42F5"/>
    <w:rsid w:val="00FA4456"/>
    <w:rsid w:val="00FA4805"/>
    <w:rsid w:val="00FA4E04"/>
    <w:rsid w:val="00FA7CDD"/>
    <w:rsid w:val="00FB0B6F"/>
    <w:rsid w:val="00FB3CED"/>
    <w:rsid w:val="00FB3FEB"/>
    <w:rsid w:val="00FB4266"/>
    <w:rsid w:val="00FB55D4"/>
    <w:rsid w:val="00FB5C83"/>
    <w:rsid w:val="00FB600C"/>
    <w:rsid w:val="00FB6224"/>
    <w:rsid w:val="00FB7312"/>
    <w:rsid w:val="00FC2F43"/>
    <w:rsid w:val="00FC4354"/>
    <w:rsid w:val="00FC4C4C"/>
    <w:rsid w:val="00FC5829"/>
    <w:rsid w:val="00FD0B5D"/>
    <w:rsid w:val="00FD1013"/>
    <w:rsid w:val="00FD46E8"/>
    <w:rsid w:val="00FD5392"/>
    <w:rsid w:val="00FD673C"/>
    <w:rsid w:val="00FDCBF2"/>
    <w:rsid w:val="00FE20F7"/>
    <w:rsid w:val="00FE2864"/>
    <w:rsid w:val="00FE3509"/>
    <w:rsid w:val="00FE410E"/>
    <w:rsid w:val="00FE49A1"/>
    <w:rsid w:val="00FE6D41"/>
    <w:rsid w:val="00FE6EC3"/>
    <w:rsid w:val="00FF0A29"/>
    <w:rsid w:val="00FF12EB"/>
    <w:rsid w:val="00FF14AE"/>
    <w:rsid w:val="00FF15DB"/>
    <w:rsid w:val="00FF24D8"/>
    <w:rsid w:val="00FF2B72"/>
    <w:rsid w:val="00FF3973"/>
    <w:rsid w:val="00FF4455"/>
    <w:rsid w:val="00FF4C42"/>
    <w:rsid w:val="00FF7575"/>
    <w:rsid w:val="00FF77E7"/>
    <w:rsid w:val="00FF7F67"/>
    <w:rsid w:val="010D3728"/>
    <w:rsid w:val="0111B71F"/>
    <w:rsid w:val="0176790E"/>
    <w:rsid w:val="01A47A5E"/>
    <w:rsid w:val="01C42288"/>
    <w:rsid w:val="01E5395B"/>
    <w:rsid w:val="01EDB1F9"/>
    <w:rsid w:val="022DB678"/>
    <w:rsid w:val="029AE57B"/>
    <w:rsid w:val="029D35B7"/>
    <w:rsid w:val="031962F9"/>
    <w:rsid w:val="032D734B"/>
    <w:rsid w:val="032FCB4B"/>
    <w:rsid w:val="0359D9C8"/>
    <w:rsid w:val="036BDED3"/>
    <w:rsid w:val="039CD14A"/>
    <w:rsid w:val="03B0D3BC"/>
    <w:rsid w:val="03D2B528"/>
    <w:rsid w:val="03DEF1A8"/>
    <w:rsid w:val="03E96E03"/>
    <w:rsid w:val="0438B35D"/>
    <w:rsid w:val="043FC770"/>
    <w:rsid w:val="045E643B"/>
    <w:rsid w:val="046667B1"/>
    <w:rsid w:val="04782F83"/>
    <w:rsid w:val="04898966"/>
    <w:rsid w:val="049E0E40"/>
    <w:rsid w:val="04BAB418"/>
    <w:rsid w:val="04F87F73"/>
    <w:rsid w:val="050E6527"/>
    <w:rsid w:val="05226CF6"/>
    <w:rsid w:val="053A3585"/>
    <w:rsid w:val="054D0045"/>
    <w:rsid w:val="056495CC"/>
    <w:rsid w:val="05F6CC26"/>
    <w:rsid w:val="06309CCE"/>
    <w:rsid w:val="06533364"/>
    <w:rsid w:val="065EF9C5"/>
    <w:rsid w:val="06955B2E"/>
    <w:rsid w:val="0710C9FF"/>
    <w:rsid w:val="07125F76"/>
    <w:rsid w:val="0727D3C3"/>
    <w:rsid w:val="07439901"/>
    <w:rsid w:val="076D88E5"/>
    <w:rsid w:val="07C89D39"/>
    <w:rsid w:val="0801622D"/>
    <w:rsid w:val="08038B3F"/>
    <w:rsid w:val="082B71DA"/>
    <w:rsid w:val="08357F0F"/>
    <w:rsid w:val="083A1DD9"/>
    <w:rsid w:val="084A3A29"/>
    <w:rsid w:val="084C00F9"/>
    <w:rsid w:val="08670213"/>
    <w:rsid w:val="08723E98"/>
    <w:rsid w:val="087479DB"/>
    <w:rsid w:val="08E3EF4B"/>
    <w:rsid w:val="090F7205"/>
    <w:rsid w:val="091AB521"/>
    <w:rsid w:val="09428999"/>
    <w:rsid w:val="09653106"/>
    <w:rsid w:val="099FA359"/>
    <w:rsid w:val="09A68491"/>
    <w:rsid w:val="09BCBE82"/>
    <w:rsid w:val="09CAF1BC"/>
    <w:rsid w:val="09F9F98B"/>
    <w:rsid w:val="0A4E5BFE"/>
    <w:rsid w:val="0A513CD6"/>
    <w:rsid w:val="0A56EF3E"/>
    <w:rsid w:val="0A5DDBA0"/>
    <w:rsid w:val="0A82BFF6"/>
    <w:rsid w:val="0A85EF8D"/>
    <w:rsid w:val="0B27E125"/>
    <w:rsid w:val="0B2F39C2"/>
    <w:rsid w:val="0B6D8FBA"/>
    <w:rsid w:val="0BCD85D8"/>
    <w:rsid w:val="0BD9296E"/>
    <w:rsid w:val="0BE355BC"/>
    <w:rsid w:val="0BF42230"/>
    <w:rsid w:val="0BFDB36B"/>
    <w:rsid w:val="0C1A3BBB"/>
    <w:rsid w:val="0C1D2E51"/>
    <w:rsid w:val="0C1F0ED7"/>
    <w:rsid w:val="0C1F31A5"/>
    <w:rsid w:val="0C218F2D"/>
    <w:rsid w:val="0C2BB357"/>
    <w:rsid w:val="0C2DFE10"/>
    <w:rsid w:val="0C5E301A"/>
    <w:rsid w:val="0C8E18C2"/>
    <w:rsid w:val="0CB4AAEB"/>
    <w:rsid w:val="0CC36F2C"/>
    <w:rsid w:val="0CCC993A"/>
    <w:rsid w:val="0CDFD89B"/>
    <w:rsid w:val="0CE1F053"/>
    <w:rsid w:val="0CF7010D"/>
    <w:rsid w:val="0D01920E"/>
    <w:rsid w:val="0D02CE31"/>
    <w:rsid w:val="0D2BA9F9"/>
    <w:rsid w:val="0D320E49"/>
    <w:rsid w:val="0D4B0A24"/>
    <w:rsid w:val="0D9504CE"/>
    <w:rsid w:val="0DB5A84E"/>
    <w:rsid w:val="0DB85D82"/>
    <w:rsid w:val="0DBFD8E7"/>
    <w:rsid w:val="0DCD65F2"/>
    <w:rsid w:val="0DD5876F"/>
    <w:rsid w:val="0E041E8A"/>
    <w:rsid w:val="0E1FD62E"/>
    <w:rsid w:val="0E3D4CD5"/>
    <w:rsid w:val="0E692274"/>
    <w:rsid w:val="0E7439C9"/>
    <w:rsid w:val="0E7CA1CA"/>
    <w:rsid w:val="0E818F73"/>
    <w:rsid w:val="0E85E93B"/>
    <w:rsid w:val="0ECBF15D"/>
    <w:rsid w:val="0EE40358"/>
    <w:rsid w:val="10201D3E"/>
    <w:rsid w:val="109E0965"/>
    <w:rsid w:val="10F89FD3"/>
    <w:rsid w:val="10FD6A50"/>
    <w:rsid w:val="110AC4A2"/>
    <w:rsid w:val="1151A966"/>
    <w:rsid w:val="11581867"/>
    <w:rsid w:val="117DE41A"/>
    <w:rsid w:val="11886F92"/>
    <w:rsid w:val="11927410"/>
    <w:rsid w:val="1196AB54"/>
    <w:rsid w:val="119B79E4"/>
    <w:rsid w:val="11AF8FB7"/>
    <w:rsid w:val="11CAC3D7"/>
    <w:rsid w:val="1239743D"/>
    <w:rsid w:val="1243178F"/>
    <w:rsid w:val="1250F1F2"/>
    <w:rsid w:val="125BB62C"/>
    <w:rsid w:val="12680F07"/>
    <w:rsid w:val="1275C713"/>
    <w:rsid w:val="128F89D6"/>
    <w:rsid w:val="129DF60E"/>
    <w:rsid w:val="12BC599B"/>
    <w:rsid w:val="12BFBD32"/>
    <w:rsid w:val="12C0BEF3"/>
    <w:rsid w:val="12EC1A7E"/>
    <w:rsid w:val="12F327EC"/>
    <w:rsid w:val="13574B07"/>
    <w:rsid w:val="13613571"/>
    <w:rsid w:val="13774048"/>
    <w:rsid w:val="13803806"/>
    <w:rsid w:val="1384DA51"/>
    <w:rsid w:val="13BDBCE9"/>
    <w:rsid w:val="13D39A8D"/>
    <w:rsid w:val="13D98DF3"/>
    <w:rsid w:val="13E9D02E"/>
    <w:rsid w:val="14304BD3"/>
    <w:rsid w:val="145346D6"/>
    <w:rsid w:val="1456525C"/>
    <w:rsid w:val="14A1B87B"/>
    <w:rsid w:val="14B5CD5E"/>
    <w:rsid w:val="14CBDB22"/>
    <w:rsid w:val="14DB840D"/>
    <w:rsid w:val="14DDDBB2"/>
    <w:rsid w:val="14E6528D"/>
    <w:rsid w:val="14F44F2A"/>
    <w:rsid w:val="152E6175"/>
    <w:rsid w:val="157E8057"/>
    <w:rsid w:val="15857BB4"/>
    <w:rsid w:val="158CBD3B"/>
    <w:rsid w:val="1590ADBF"/>
    <w:rsid w:val="1598603D"/>
    <w:rsid w:val="15C0FC0B"/>
    <w:rsid w:val="15CC67E5"/>
    <w:rsid w:val="15CDE87E"/>
    <w:rsid w:val="15E893B0"/>
    <w:rsid w:val="160BB794"/>
    <w:rsid w:val="160D4AF4"/>
    <w:rsid w:val="162A403B"/>
    <w:rsid w:val="16584DE4"/>
    <w:rsid w:val="168C54CF"/>
    <w:rsid w:val="1698EA1B"/>
    <w:rsid w:val="169CD4F9"/>
    <w:rsid w:val="16C81C5A"/>
    <w:rsid w:val="16D6F87A"/>
    <w:rsid w:val="16E92230"/>
    <w:rsid w:val="16F665B6"/>
    <w:rsid w:val="1722F629"/>
    <w:rsid w:val="174A0FFD"/>
    <w:rsid w:val="176A8321"/>
    <w:rsid w:val="179E81EE"/>
    <w:rsid w:val="17B05866"/>
    <w:rsid w:val="17B13676"/>
    <w:rsid w:val="17F89834"/>
    <w:rsid w:val="17F9738B"/>
    <w:rsid w:val="182BA7D3"/>
    <w:rsid w:val="182DE610"/>
    <w:rsid w:val="18434121"/>
    <w:rsid w:val="184353DA"/>
    <w:rsid w:val="185196FD"/>
    <w:rsid w:val="1852983D"/>
    <w:rsid w:val="18577B4C"/>
    <w:rsid w:val="186E0B80"/>
    <w:rsid w:val="18A30929"/>
    <w:rsid w:val="18B01FB5"/>
    <w:rsid w:val="18B61515"/>
    <w:rsid w:val="18C7E075"/>
    <w:rsid w:val="18C95CEC"/>
    <w:rsid w:val="18D28917"/>
    <w:rsid w:val="18E83956"/>
    <w:rsid w:val="192323BA"/>
    <w:rsid w:val="193FC6F6"/>
    <w:rsid w:val="19504F7E"/>
    <w:rsid w:val="19961144"/>
    <w:rsid w:val="19D9A7D8"/>
    <w:rsid w:val="1A12CB90"/>
    <w:rsid w:val="1A1E52EC"/>
    <w:rsid w:val="1A6714C8"/>
    <w:rsid w:val="1A6E7B7B"/>
    <w:rsid w:val="1A796C43"/>
    <w:rsid w:val="1A983092"/>
    <w:rsid w:val="1A98F97F"/>
    <w:rsid w:val="1AC6AED4"/>
    <w:rsid w:val="1AE87F6F"/>
    <w:rsid w:val="1B15603D"/>
    <w:rsid w:val="1B1B1C40"/>
    <w:rsid w:val="1B6AD013"/>
    <w:rsid w:val="1B7905BC"/>
    <w:rsid w:val="1B7A708C"/>
    <w:rsid w:val="1B7FBF8A"/>
    <w:rsid w:val="1B8196EA"/>
    <w:rsid w:val="1BB1C1CE"/>
    <w:rsid w:val="1BBFB72E"/>
    <w:rsid w:val="1BEA3AB9"/>
    <w:rsid w:val="1C1A44ED"/>
    <w:rsid w:val="1C5C2B97"/>
    <w:rsid w:val="1C93B209"/>
    <w:rsid w:val="1D194324"/>
    <w:rsid w:val="1D3C7192"/>
    <w:rsid w:val="1D53E5A8"/>
    <w:rsid w:val="1D653750"/>
    <w:rsid w:val="1D6EFDCD"/>
    <w:rsid w:val="1D706104"/>
    <w:rsid w:val="1D8A4F57"/>
    <w:rsid w:val="1DA3EDDE"/>
    <w:rsid w:val="1DA40465"/>
    <w:rsid w:val="1DC9B27F"/>
    <w:rsid w:val="1DCADCDD"/>
    <w:rsid w:val="1E0FB837"/>
    <w:rsid w:val="1E143A6B"/>
    <w:rsid w:val="1E528D98"/>
    <w:rsid w:val="1E62701E"/>
    <w:rsid w:val="1E8639EC"/>
    <w:rsid w:val="1E8D88EB"/>
    <w:rsid w:val="1E982025"/>
    <w:rsid w:val="1EDC3728"/>
    <w:rsid w:val="1EE6A0BC"/>
    <w:rsid w:val="1F14C165"/>
    <w:rsid w:val="1F27FE3B"/>
    <w:rsid w:val="1F3D730E"/>
    <w:rsid w:val="1F44E218"/>
    <w:rsid w:val="1F4ED6A4"/>
    <w:rsid w:val="1F61583A"/>
    <w:rsid w:val="1F6A3835"/>
    <w:rsid w:val="1F790B3D"/>
    <w:rsid w:val="1F7DCA09"/>
    <w:rsid w:val="1FA67085"/>
    <w:rsid w:val="1FB1F617"/>
    <w:rsid w:val="1FC0B085"/>
    <w:rsid w:val="1FCB4A0D"/>
    <w:rsid w:val="1FDBE208"/>
    <w:rsid w:val="1FE6A625"/>
    <w:rsid w:val="200376E5"/>
    <w:rsid w:val="201FA289"/>
    <w:rsid w:val="202527E0"/>
    <w:rsid w:val="202DDC39"/>
    <w:rsid w:val="2070CBB2"/>
    <w:rsid w:val="20880BE9"/>
    <w:rsid w:val="20905F71"/>
    <w:rsid w:val="20BCFB9D"/>
    <w:rsid w:val="20EEF718"/>
    <w:rsid w:val="21258C25"/>
    <w:rsid w:val="2129362E"/>
    <w:rsid w:val="212C1CA4"/>
    <w:rsid w:val="217775AF"/>
    <w:rsid w:val="21891368"/>
    <w:rsid w:val="219D5EB9"/>
    <w:rsid w:val="21D35BC8"/>
    <w:rsid w:val="21D7BE1E"/>
    <w:rsid w:val="21EC01C7"/>
    <w:rsid w:val="220696B1"/>
    <w:rsid w:val="22188806"/>
    <w:rsid w:val="2219BD58"/>
    <w:rsid w:val="2266ACC2"/>
    <w:rsid w:val="229C6571"/>
    <w:rsid w:val="22C2E061"/>
    <w:rsid w:val="22E6AD36"/>
    <w:rsid w:val="23037791"/>
    <w:rsid w:val="231CFC5C"/>
    <w:rsid w:val="2365B142"/>
    <w:rsid w:val="236C1818"/>
    <w:rsid w:val="237C7C15"/>
    <w:rsid w:val="2381EECF"/>
    <w:rsid w:val="23916DD7"/>
    <w:rsid w:val="239298A9"/>
    <w:rsid w:val="23989199"/>
    <w:rsid w:val="23BC20E2"/>
    <w:rsid w:val="23CCE5B6"/>
    <w:rsid w:val="24127E74"/>
    <w:rsid w:val="2428E9E5"/>
    <w:rsid w:val="243362E2"/>
    <w:rsid w:val="245AC5BF"/>
    <w:rsid w:val="2470E736"/>
    <w:rsid w:val="248ABEDC"/>
    <w:rsid w:val="24BDDEE0"/>
    <w:rsid w:val="24D572E1"/>
    <w:rsid w:val="24DA211B"/>
    <w:rsid w:val="2501AAC5"/>
    <w:rsid w:val="25206609"/>
    <w:rsid w:val="254A17C6"/>
    <w:rsid w:val="255A329A"/>
    <w:rsid w:val="2563F2A6"/>
    <w:rsid w:val="258CCF0D"/>
    <w:rsid w:val="259F71F2"/>
    <w:rsid w:val="25BD7252"/>
    <w:rsid w:val="25C01E8C"/>
    <w:rsid w:val="25C2F418"/>
    <w:rsid w:val="25CC35FD"/>
    <w:rsid w:val="25D0B888"/>
    <w:rsid w:val="25D4581F"/>
    <w:rsid w:val="25D56CA5"/>
    <w:rsid w:val="260B1C8C"/>
    <w:rsid w:val="263783D3"/>
    <w:rsid w:val="267DD9F9"/>
    <w:rsid w:val="26E33966"/>
    <w:rsid w:val="26E70AF6"/>
    <w:rsid w:val="27535BC5"/>
    <w:rsid w:val="278C5335"/>
    <w:rsid w:val="279CD404"/>
    <w:rsid w:val="27A0CF20"/>
    <w:rsid w:val="27C5DAE5"/>
    <w:rsid w:val="27F15D16"/>
    <w:rsid w:val="27F61FC3"/>
    <w:rsid w:val="2824C7B2"/>
    <w:rsid w:val="28401673"/>
    <w:rsid w:val="28533A94"/>
    <w:rsid w:val="2882C1D6"/>
    <w:rsid w:val="28CE9FDF"/>
    <w:rsid w:val="29110C71"/>
    <w:rsid w:val="2921A470"/>
    <w:rsid w:val="296848CF"/>
    <w:rsid w:val="297682BC"/>
    <w:rsid w:val="297E7152"/>
    <w:rsid w:val="299C8CE9"/>
    <w:rsid w:val="29A094D5"/>
    <w:rsid w:val="29F37A27"/>
    <w:rsid w:val="2A00B11B"/>
    <w:rsid w:val="2A01376A"/>
    <w:rsid w:val="2A0EE809"/>
    <w:rsid w:val="2A2A327D"/>
    <w:rsid w:val="2A35D8AB"/>
    <w:rsid w:val="2A4EAE30"/>
    <w:rsid w:val="2A5B6E30"/>
    <w:rsid w:val="2A5F53EB"/>
    <w:rsid w:val="2AB67EE4"/>
    <w:rsid w:val="2ABAE395"/>
    <w:rsid w:val="2AE4D093"/>
    <w:rsid w:val="2AEA32B4"/>
    <w:rsid w:val="2B400B46"/>
    <w:rsid w:val="2B44D2E5"/>
    <w:rsid w:val="2B5240D5"/>
    <w:rsid w:val="2B58C332"/>
    <w:rsid w:val="2B5A2F9C"/>
    <w:rsid w:val="2B6969B0"/>
    <w:rsid w:val="2BAD49C0"/>
    <w:rsid w:val="2BB51D4C"/>
    <w:rsid w:val="2BB895F1"/>
    <w:rsid w:val="2BD72511"/>
    <w:rsid w:val="2BDFFCC1"/>
    <w:rsid w:val="2BEE65E5"/>
    <w:rsid w:val="2BFC0C0A"/>
    <w:rsid w:val="2C01818A"/>
    <w:rsid w:val="2C0A167A"/>
    <w:rsid w:val="2C2742A9"/>
    <w:rsid w:val="2C27F646"/>
    <w:rsid w:val="2C5711EF"/>
    <w:rsid w:val="2C5A49F2"/>
    <w:rsid w:val="2C5FA31B"/>
    <w:rsid w:val="2C81EEBC"/>
    <w:rsid w:val="2CDCB39A"/>
    <w:rsid w:val="2CFA0B16"/>
    <w:rsid w:val="2D1E2F68"/>
    <w:rsid w:val="2D34E599"/>
    <w:rsid w:val="2D47E323"/>
    <w:rsid w:val="2D6E0DFB"/>
    <w:rsid w:val="2D755EF7"/>
    <w:rsid w:val="2D93018B"/>
    <w:rsid w:val="2D9BB46D"/>
    <w:rsid w:val="2DA587D8"/>
    <w:rsid w:val="2DC40489"/>
    <w:rsid w:val="2DD371DB"/>
    <w:rsid w:val="2DE83B0B"/>
    <w:rsid w:val="2DFAE908"/>
    <w:rsid w:val="2DFB1B68"/>
    <w:rsid w:val="2E040ECA"/>
    <w:rsid w:val="2E14C0DB"/>
    <w:rsid w:val="2E3810EB"/>
    <w:rsid w:val="2E3A1C61"/>
    <w:rsid w:val="2E4CD2B6"/>
    <w:rsid w:val="2E528216"/>
    <w:rsid w:val="2E6ABD0F"/>
    <w:rsid w:val="2E715022"/>
    <w:rsid w:val="2E777B67"/>
    <w:rsid w:val="2E81C603"/>
    <w:rsid w:val="2EB1D458"/>
    <w:rsid w:val="2EC4D33E"/>
    <w:rsid w:val="2F21DBED"/>
    <w:rsid w:val="2F3B7013"/>
    <w:rsid w:val="2F56334B"/>
    <w:rsid w:val="2F5FC823"/>
    <w:rsid w:val="2F664C1B"/>
    <w:rsid w:val="2F7FDE8A"/>
    <w:rsid w:val="2F810D6A"/>
    <w:rsid w:val="2F9AE05E"/>
    <w:rsid w:val="2FB60FA5"/>
    <w:rsid w:val="2FC19424"/>
    <w:rsid w:val="2FC91458"/>
    <w:rsid w:val="2FED360B"/>
    <w:rsid w:val="30005A8D"/>
    <w:rsid w:val="302F3881"/>
    <w:rsid w:val="30318176"/>
    <w:rsid w:val="30712E6A"/>
    <w:rsid w:val="3095F842"/>
    <w:rsid w:val="30ABD257"/>
    <w:rsid w:val="30B23047"/>
    <w:rsid w:val="30B3612A"/>
    <w:rsid w:val="30B83146"/>
    <w:rsid w:val="30B9D56A"/>
    <w:rsid w:val="30E93DA0"/>
    <w:rsid w:val="30FEF0A1"/>
    <w:rsid w:val="311AD77D"/>
    <w:rsid w:val="311BCB3E"/>
    <w:rsid w:val="31291FA0"/>
    <w:rsid w:val="312CB252"/>
    <w:rsid w:val="315F13BA"/>
    <w:rsid w:val="31767652"/>
    <w:rsid w:val="31854B00"/>
    <w:rsid w:val="31DFCBB7"/>
    <w:rsid w:val="3210F72A"/>
    <w:rsid w:val="322D6BF1"/>
    <w:rsid w:val="325557D6"/>
    <w:rsid w:val="32583319"/>
    <w:rsid w:val="3264B519"/>
    <w:rsid w:val="327B3F09"/>
    <w:rsid w:val="32C7BBDE"/>
    <w:rsid w:val="33293B2A"/>
    <w:rsid w:val="332FEC6B"/>
    <w:rsid w:val="3344B218"/>
    <w:rsid w:val="3346BFD8"/>
    <w:rsid w:val="3364D603"/>
    <w:rsid w:val="3369FC21"/>
    <w:rsid w:val="336BA632"/>
    <w:rsid w:val="337A5425"/>
    <w:rsid w:val="33A9476E"/>
    <w:rsid w:val="33AB61FE"/>
    <w:rsid w:val="33ADFA59"/>
    <w:rsid w:val="33D7C365"/>
    <w:rsid w:val="343A867B"/>
    <w:rsid w:val="346C7D15"/>
    <w:rsid w:val="3470AED3"/>
    <w:rsid w:val="34C1B011"/>
    <w:rsid w:val="350A27E7"/>
    <w:rsid w:val="350EE024"/>
    <w:rsid w:val="35314F51"/>
    <w:rsid w:val="353B19AC"/>
    <w:rsid w:val="35436ED1"/>
    <w:rsid w:val="35509583"/>
    <w:rsid w:val="35AEEC1D"/>
    <w:rsid w:val="35B0202E"/>
    <w:rsid w:val="35C06329"/>
    <w:rsid w:val="35D2D89B"/>
    <w:rsid w:val="35D5679E"/>
    <w:rsid w:val="35F19B7D"/>
    <w:rsid w:val="35F9B984"/>
    <w:rsid w:val="36094454"/>
    <w:rsid w:val="3624753A"/>
    <w:rsid w:val="366866D3"/>
    <w:rsid w:val="367B58C5"/>
    <w:rsid w:val="3686EDB0"/>
    <w:rsid w:val="36E4E155"/>
    <w:rsid w:val="3702D741"/>
    <w:rsid w:val="37129DED"/>
    <w:rsid w:val="3726F6D4"/>
    <w:rsid w:val="3727AB7E"/>
    <w:rsid w:val="3764CA82"/>
    <w:rsid w:val="37805612"/>
    <w:rsid w:val="37828837"/>
    <w:rsid w:val="378A41DD"/>
    <w:rsid w:val="37B54B11"/>
    <w:rsid w:val="37BD1104"/>
    <w:rsid w:val="37E2FFB6"/>
    <w:rsid w:val="37FC18E8"/>
    <w:rsid w:val="382F64F7"/>
    <w:rsid w:val="387D7D6E"/>
    <w:rsid w:val="389C9352"/>
    <w:rsid w:val="38ED5AAE"/>
    <w:rsid w:val="3904487A"/>
    <w:rsid w:val="3907EAF0"/>
    <w:rsid w:val="392B0639"/>
    <w:rsid w:val="3946D2F0"/>
    <w:rsid w:val="3985FA23"/>
    <w:rsid w:val="399EB557"/>
    <w:rsid w:val="39BBA653"/>
    <w:rsid w:val="39C5016A"/>
    <w:rsid w:val="39CDF8CF"/>
    <w:rsid w:val="39DE4999"/>
    <w:rsid w:val="39FF1BE7"/>
    <w:rsid w:val="3A20CD3C"/>
    <w:rsid w:val="3A37BED8"/>
    <w:rsid w:val="3A381E5D"/>
    <w:rsid w:val="3A3EB6B3"/>
    <w:rsid w:val="3A55E1B8"/>
    <w:rsid w:val="3A56D0B1"/>
    <w:rsid w:val="3A86A8DC"/>
    <w:rsid w:val="3AA495B4"/>
    <w:rsid w:val="3ACE34FC"/>
    <w:rsid w:val="3AE560D6"/>
    <w:rsid w:val="3B04ACEB"/>
    <w:rsid w:val="3B188075"/>
    <w:rsid w:val="3B40BC2A"/>
    <w:rsid w:val="3B44CEFA"/>
    <w:rsid w:val="3B53A518"/>
    <w:rsid w:val="3B642059"/>
    <w:rsid w:val="3B6DA1AF"/>
    <w:rsid w:val="3B745747"/>
    <w:rsid w:val="3B79BF98"/>
    <w:rsid w:val="3B973AB2"/>
    <w:rsid w:val="3BA041A7"/>
    <w:rsid w:val="3BC8FAA4"/>
    <w:rsid w:val="3BF6C70A"/>
    <w:rsid w:val="3C020A2B"/>
    <w:rsid w:val="3C3B2738"/>
    <w:rsid w:val="3C42FA73"/>
    <w:rsid w:val="3C623B77"/>
    <w:rsid w:val="3C84CE91"/>
    <w:rsid w:val="3C8EECAB"/>
    <w:rsid w:val="3C90B603"/>
    <w:rsid w:val="3CA00455"/>
    <w:rsid w:val="3CD5E3D1"/>
    <w:rsid w:val="3CDA151E"/>
    <w:rsid w:val="3CDBDE30"/>
    <w:rsid w:val="3D06DC7C"/>
    <w:rsid w:val="3D1895CC"/>
    <w:rsid w:val="3D3F6F8F"/>
    <w:rsid w:val="3D703B30"/>
    <w:rsid w:val="3D7ED891"/>
    <w:rsid w:val="3DBCAE9B"/>
    <w:rsid w:val="3DCCA5A6"/>
    <w:rsid w:val="3DFD2CB5"/>
    <w:rsid w:val="3E026360"/>
    <w:rsid w:val="3E4486CB"/>
    <w:rsid w:val="3E5C9688"/>
    <w:rsid w:val="3EAA89FE"/>
    <w:rsid w:val="3EBE7CD6"/>
    <w:rsid w:val="3EBEF549"/>
    <w:rsid w:val="3EC08E3E"/>
    <w:rsid w:val="3EC284DC"/>
    <w:rsid w:val="3EC95EE2"/>
    <w:rsid w:val="3EEB846D"/>
    <w:rsid w:val="3EEDE397"/>
    <w:rsid w:val="3F1EBAC8"/>
    <w:rsid w:val="3F3A8890"/>
    <w:rsid w:val="3F4D0441"/>
    <w:rsid w:val="3F6E221B"/>
    <w:rsid w:val="3F6E46D1"/>
    <w:rsid w:val="3F80410E"/>
    <w:rsid w:val="3F825CD9"/>
    <w:rsid w:val="3FB6F6AA"/>
    <w:rsid w:val="3FBAF124"/>
    <w:rsid w:val="4009C897"/>
    <w:rsid w:val="404121D6"/>
    <w:rsid w:val="4044E0F4"/>
    <w:rsid w:val="404E6122"/>
    <w:rsid w:val="405F006C"/>
    <w:rsid w:val="4077F249"/>
    <w:rsid w:val="407DFF09"/>
    <w:rsid w:val="4088E5DF"/>
    <w:rsid w:val="40ABF98B"/>
    <w:rsid w:val="40CF9859"/>
    <w:rsid w:val="40FA11DD"/>
    <w:rsid w:val="40FCA27D"/>
    <w:rsid w:val="40FEB588"/>
    <w:rsid w:val="412E1D49"/>
    <w:rsid w:val="4131360D"/>
    <w:rsid w:val="4133219A"/>
    <w:rsid w:val="41C70F71"/>
    <w:rsid w:val="41EDEEB9"/>
    <w:rsid w:val="41FC6886"/>
    <w:rsid w:val="423D4198"/>
    <w:rsid w:val="4254635F"/>
    <w:rsid w:val="4259C6DF"/>
    <w:rsid w:val="425E242B"/>
    <w:rsid w:val="4267F8D8"/>
    <w:rsid w:val="42C0752E"/>
    <w:rsid w:val="42CD53DC"/>
    <w:rsid w:val="42F91DD5"/>
    <w:rsid w:val="430E34E0"/>
    <w:rsid w:val="432DB8CA"/>
    <w:rsid w:val="43323DE2"/>
    <w:rsid w:val="434D6BB3"/>
    <w:rsid w:val="43A923AA"/>
    <w:rsid w:val="43ACEC83"/>
    <w:rsid w:val="43BA4154"/>
    <w:rsid w:val="43BF61B0"/>
    <w:rsid w:val="43EB179C"/>
    <w:rsid w:val="4405CBEB"/>
    <w:rsid w:val="4407FE66"/>
    <w:rsid w:val="44393C55"/>
    <w:rsid w:val="444341BE"/>
    <w:rsid w:val="445703DD"/>
    <w:rsid w:val="4489D0C4"/>
    <w:rsid w:val="448BE0B0"/>
    <w:rsid w:val="44D2F5A8"/>
    <w:rsid w:val="4504246F"/>
    <w:rsid w:val="4512E577"/>
    <w:rsid w:val="454E481E"/>
    <w:rsid w:val="45679439"/>
    <w:rsid w:val="4597073A"/>
    <w:rsid w:val="45CB3385"/>
    <w:rsid w:val="45CDB693"/>
    <w:rsid w:val="461AC8C3"/>
    <w:rsid w:val="463FB04C"/>
    <w:rsid w:val="46415969"/>
    <w:rsid w:val="469F8522"/>
    <w:rsid w:val="46A0ACD3"/>
    <w:rsid w:val="46FF7EF9"/>
    <w:rsid w:val="474F1F72"/>
    <w:rsid w:val="475A27B0"/>
    <w:rsid w:val="4778E783"/>
    <w:rsid w:val="47B82234"/>
    <w:rsid w:val="47C8C88C"/>
    <w:rsid w:val="47C94AA9"/>
    <w:rsid w:val="47E403E7"/>
    <w:rsid w:val="47F99A6B"/>
    <w:rsid w:val="47FA79D1"/>
    <w:rsid w:val="4823CBC5"/>
    <w:rsid w:val="487B2ABE"/>
    <w:rsid w:val="487E59F0"/>
    <w:rsid w:val="48ABF4E5"/>
    <w:rsid w:val="48B8F616"/>
    <w:rsid w:val="48F1315E"/>
    <w:rsid w:val="48F4F3D7"/>
    <w:rsid w:val="4912A565"/>
    <w:rsid w:val="491FC8ED"/>
    <w:rsid w:val="496468CC"/>
    <w:rsid w:val="49711550"/>
    <w:rsid w:val="49C500A3"/>
    <w:rsid w:val="49CB3933"/>
    <w:rsid w:val="49D64728"/>
    <w:rsid w:val="49DE6388"/>
    <w:rsid w:val="4A76ACD9"/>
    <w:rsid w:val="4AB7767D"/>
    <w:rsid w:val="4B12BDD7"/>
    <w:rsid w:val="4B25F99A"/>
    <w:rsid w:val="4B2C4B0E"/>
    <w:rsid w:val="4B456F06"/>
    <w:rsid w:val="4B569B19"/>
    <w:rsid w:val="4B79C68F"/>
    <w:rsid w:val="4B8247BB"/>
    <w:rsid w:val="4B893948"/>
    <w:rsid w:val="4B9BC492"/>
    <w:rsid w:val="4BA64BEE"/>
    <w:rsid w:val="4BB105C1"/>
    <w:rsid w:val="4BC046D8"/>
    <w:rsid w:val="4BCFDF6F"/>
    <w:rsid w:val="4BD1D941"/>
    <w:rsid w:val="4BE44AAE"/>
    <w:rsid w:val="4BFA3968"/>
    <w:rsid w:val="4BFFAB5F"/>
    <w:rsid w:val="4C0E3391"/>
    <w:rsid w:val="4C18F66F"/>
    <w:rsid w:val="4C2D00C6"/>
    <w:rsid w:val="4C37E4EB"/>
    <w:rsid w:val="4CD4FFE8"/>
    <w:rsid w:val="4D072D1F"/>
    <w:rsid w:val="4D18B3B7"/>
    <w:rsid w:val="4D8A12EE"/>
    <w:rsid w:val="4DA4527F"/>
    <w:rsid w:val="4DCF4951"/>
    <w:rsid w:val="4DE0CF57"/>
    <w:rsid w:val="4E07036A"/>
    <w:rsid w:val="4E29C6B7"/>
    <w:rsid w:val="4E41302D"/>
    <w:rsid w:val="4E490AC7"/>
    <w:rsid w:val="4E4A2F12"/>
    <w:rsid w:val="4E5DC239"/>
    <w:rsid w:val="4E83F2CE"/>
    <w:rsid w:val="4E887AC7"/>
    <w:rsid w:val="4EAD2957"/>
    <w:rsid w:val="4EFEAAD4"/>
    <w:rsid w:val="4F3E5CF0"/>
    <w:rsid w:val="4F428ADF"/>
    <w:rsid w:val="4F75CCE6"/>
    <w:rsid w:val="4FD83C51"/>
    <w:rsid w:val="50056820"/>
    <w:rsid w:val="50247DDE"/>
    <w:rsid w:val="5037AC17"/>
    <w:rsid w:val="503A4260"/>
    <w:rsid w:val="5043F243"/>
    <w:rsid w:val="5075E230"/>
    <w:rsid w:val="50809C62"/>
    <w:rsid w:val="509DC7FC"/>
    <w:rsid w:val="50A17002"/>
    <w:rsid w:val="50D55360"/>
    <w:rsid w:val="50D9941E"/>
    <w:rsid w:val="50DB5D1B"/>
    <w:rsid w:val="50ECCE4D"/>
    <w:rsid w:val="51022A08"/>
    <w:rsid w:val="51212BAC"/>
    <w:rsid w:val="51333BE5"/>
    <w:rsid w:val="513C899B"/>
    <w:rsid w:val="51418BBA"/>
    <w:rsid w:val="515F732B"/>
    <w:rsid w:val="51B2418C"/>
    <w:rsid w:val="51CAEFF9"/>
    <w:rsid w:val="51D3D0A4"/>
    <w:rsid w:val="51E47741"/>
    <w:rsid w:val="51E90836"/>
    <w:rsid w:val="51FEC396"/>
    <w:rsid w:val="520D241D"/>
    <w:rsid w:val="522C72B2"/>
    <w:rsid w:val="522D0A9D"/>
    <w:rsid w:val="523DBFA8"/>
    <w:rsid w:val="52E77B99"/>
    <w:rsid w:val="52ECE829"/>
    <w:rsid w:val="52F4C2C9"/>
    <w:rsid w:val="52FFBFEC"/>
    <w:rsid w:val="533B7612"/>
    <w:rsid w:val="533DE654"/>
    <w:rsid w:val="534DC835"/>
    <w:rsid w:val="535AA7A2"/>
    <w:rsid w:val="53643886"/>
    <w:rsid w:val="536660EA"/>
    <w:rsid w:val="53693472"/>
    <w:rsid w:val="5372D64D"/>
    <w:rsid w:val="5375438C"/>
    <w:rsid w:val="53848BCC"/>
    <w:rsid w:val="5387BADB"/>
    <w:rsid w:val="53EBFA07"/>
    <w:rsid w:val="53F3E294"/>
    <w:rsid w:val="54010B45"/>
    <w:rsid w:val="542B5299"/>
    <w:rsid w:val="5448E976"/>
    <w:rsid w:val="544C585B"/>
    <w:rsid w:val="5480EDE2"/>
    <w:rsid w:val="548D7FFE"/>
    <w:rsid w:val="5497ABE3"/>
    <w:rsid w:val="54AEACEA"/>
    <w:rsid w:val="54DEDEA4"/>
    <w:rsid w:val="54FBA8E5"/>
    <w:rsid w:val="5507A23D"/>
    <w:rsid w:val="550A03FF"/>
    <w:rsid w:val="552BFF05"/>
    <w:rsid w:val="554BE4E6"/>
    <w:rsid w:val="5558910E"/>
    <w:rsid w:val="555AD2DF"/>
    <w:rsid w:val="55A4F159"/>
    <w:rsid w:val="55B6BF8E"/>
    <w:rsid w:val="55BAB189"/>
    <w:rsid w:val="55F62B54"/>
    <w:rsid w:val="560A88DD"/>
    <w:rsid w:val="561777CE"/>
    <w:rsid w:val="561CC002"/>
    <w:rsid w:val="56268000"/>
    <w:rsid w:val="5649D869"/>
    <w:rsid w:val="565DAA87"/>
    <w:rsid w:val="5672B8CD"/>
    <w:rsid w:val="567FAB85"/>
    <w:rsid w:val="568073AD"/>
    <w:rsid w:val="56AE51A3"/>
    <w:rsid w:val="5705493F"/>
    <w:rsid w:val="571E4C50"/>
    <w:rsid w:val="572362BC"/>
    <w:rsid w:val="57318D40"/>
    <w:rsid w:val="5744B189"/>
    <w:rsid w:val="574D5BBD"/>
    <w:rsid w:val="57614D45"/>
    <w:rsid w:val="57630E7D"/>
    <w:rsid w:val="5773561E"/>
    <w:rsid w:val="578E43FC"/>
    <w:rsid w:val="579EF8D1"/>
    <w:rsid w:val="57B01275"/>
    <w:rsid w:val="57BA5FEF"/>
    <w:rsid w:val="57DAC5CF"/>
    <w:rsid w:val="57E0B732"/>
    <w:rsid w:val="580378F5"/>
    <w:rsid w:val="58167F6B"/>
    <w:rsid w:val="58290C22"/>
    <w:rsid w:val="5829A538"/>
    <w:rsid w:val="584292AD"/>
    <w:rsid w:val="588A420F"/>
    <w:rsid w:val="58AF85BB"/>
    <w:rsid w:val="58C35697"/>
    <w:rsid w:val="58E9D784"/>
    <w:rsid w:val="58FCF529"/>
    <w:rsid w:val="5908BBE9"/>
    <w:rsid w:val="590F53ED"/>
    <w:rsid w:val="5949E0E1"/>
    <w:rsid w:val="5957F06C"/>
    <w:rsid w:val="597D7B55"/>
    <w:rsid w:val="59A06C1B"/>
    <w:rsid w:val="59A9BAD6"/>
    <w:rsid w:val="59E6C07F"/>
    <w:rsid w:val="5A04AAA7"/>
    <w:rsid w:val="5A1C88FB"/>
    <w:rsid w:val="5A6073C7"/>
    <w:rsid w:val="5A61649B"/>
    <w:rsid w:val="5A6A2DAF"/>
    <w:rsid w:val="5A9D7AA1"/>
    <w:rsid w:val="5A9F9A01"/>
    <w:rsid w:val="5AB37185"/>
    <w:rsid w:val="5ABB0603"/>
    <w:rsid w:val="5AE2CAD0"/>
    <w:rsid w:val="5B112FE4"/>
    <w:rsid w:val="5B180F16"/>
    <w:rsid w:val="5B94767E"/>
    <w:rsid w:val="5BEB88D9"/>
    <w:rsid w:val="5C27824C"/>
    <w:rsid w:val="5C31EA0F"/>
    <w:rsid w:val="5C57ADF9"/>
    <w:rsid w:val="5C9145DC"/>
    <w:rsid w:val="5C95E821"/>
    <w:rsid w:val="5CCD8BAD"/>
    <w:rsid w:val="5CCDD472"/>
    <w:rsid w:val="5CF021B4"/>
    <w:rsid w:val="5D40E18F"/>
    <w:rsid w:val="5D426779"/>
    <w:rsid w:val="5D79C3CC"/>
    <w:rsid w:val="5D8758CB"/>
    <w:rsid w:val="5D8EE7F2"/>
    <w:rsid w:val="5DD31A3F"/>
    <w:rsid w:val="5DE1FBA3"/>
    <w:rsid w:val="5E28D7A4"/>
    <w:rsid w:val="5E374869"/>
    <w:rsid w:val="5E3AA1A3"/>
    <w:rsid w:val="5E9C5C96"/>
    <w:rsid w:val="5EA5453F"/>
    <w:rsid w:val="5EE5AB5A"/>
    <w:rsid w:val="5EEBE003"/>
    <w:rsid w:val="5EF91FE8"/>
    <w:rsid w:val="5F0F08BE"/>
    <w:rsid w:val="5F804AC5"/>
    <w:rsid w:val="5F881C66"/>
    <w:rsid w:val="5FBB44FE"/>
    <w:rsid w:val="5FD30946"/>
    <w:rsid w:val="5FD698E5"/>
    <w:rsid w:val="5FEDE54F"/>
    <w:rsid w:val="5FEF5091"/>
    <w:rsid w:val="6019E5F7"/>
    <w:rsid w:val="603B2B6C"/>
    <w:rsid w:val="60AC6855"/>
    <w:rsid w:val="60E36E83"/>
    <w:rsid w:val="60EA08DA"/>
    <w:rsid w:val="6103D781"/>
    <w:rsid w:val="61383A92"/>
    <w:rsid w:val="616E8ECC"/>
    <w:rsid w:val="6186FAA8"/>
    <w:rsid w:val="6198AD69"/>
    <w:rsid w:val="61993C3B"/>
    <w:rsid w:val="6199F1E0"/>
    <w:rsid w:val="619D9165"/>
    <w:rsid w:val="61DF192E"/>
    <w:rsid w:val="61E32E5B"/>
    <w:rsid w:val="61EC254A"/>
    <w:rsid w:val="61F582B3"/>
    <w:rsid w:val="62063243"/>
    <w:rsid w:val="6210944D"/>
    <w:rsid w:val="621F795E"/>
    <w:rsid w:val="625568CC"/>
    <w:rsid w:val="62630658"/>
    <w:rsid w:val="62A3A9F0"/>
    <w:rsid w:val="62A9F67F"/>
    <w:rsid w:val="62D27251"/>
    <w:rsid w:val="62FCFF35"/>
    <w:rsid w:val="6307F0C9"/>
    <w:rsid w:val="631CDC75"/>
    <w:rsid w:val="63802EC2"/>
    <w:rsid w:val="638D522C"/>
    <w:rsid w:val="6390D2F8"/>
    <w:rsid w:val="63E4DB71"/>
    <w:rsid w:val="645DBFAB"/>
    <w:rsid w:val="645F2657"/>
    <w:rsid w:val="646856E9"/>
    <w:rsid w:val="6489CBD2"/>
    <w:rsid w:val="64984E09"/>
    <w:rsid w:val="649F9E07"/>
    <w:rsid w:val="64BCD594"/>
    <w:rsid w:val="64CA6BD7"/>
    <w:rsid w:val="64CB127E"/>
    <w:rsid w:val="64DEA83B"/>
    <w:rsid w:val="64F2A06D"/>
    <w:rsid w:val="650D9452"/>
    <w:rsid w:val="657A26F2"/>
    <w:rsid w:val="65B9A482"/>
    <w:rsid w:val="65BCAC5A"/>
    <w:rsid w:val="65EDBC39"/>
    <w:rsid w:val="65F32F0C"/>
    <w:rsid w:val="65FD255B"/>
    <w:rsid w:val="66501B93"/>
    <w:rsid w:val="66694949"/>
    <w:rsid w:val="666EC27A"/>
    <w:rsid w:val="667457AA"/>
    <w:rsid w:val="667C298D"/>
    <w:rsid w:val="66826DF0"/>
    <w:rsid w:val="668496B9"/>
    <w:rsid w:val="6706F0E7"/>
    <w:rsid w:val="671062C8"/>
    <w:rsid w:val="6734D5DF"/>
    <w:rsid w:val="673A8292"/>
    <w:rsid w:val="67D501C8"/>
    <w:rsid w:val="67EFE216"/>
    <w:rsid w:val="680126DB"/>
    <w:rsid w:val="6810E0F2"/>
    <w:rsid w:val="683F1E25"/>
    <w:rsid w:val="68402D8B"/>
    <w:rsid w:val="684DE398"/>
    <w:rsid w:val="6886F5AC"/>
    <w:rsid w:val="6888AB73"/>
    <w:rsid w:val="68DDE08C"/>
    <w:rsid w:val="68E855B6"/>
    <w:rsid w:val="690A892C"/>
    <w:rsid w:val="6925A8FA"/>
    <w:rsid w:val="69396C8D"/>
    <w:rsid w:val="69A6900C"/>
    <w:rsid w:val="69BC56F9"/>
    <w:rsid w:val="69C4E72E"/>
    <w:rsid w:val="69C6D507"/>
    <w:rsid w:val="69E498B2"/>
    <w:rsid w:val="6A12D46E"/>
    <w:rsid w:val="6A33E56F"/>
    <w:rsid w:val="6A37FDD5"/>
    <w:rsid w:val="6A6424AF"/>
    <w:rsid w:val="6A92FBEF"/>
    <w:rsid w:val="6A967FF2"/>
    <w:rsid w:val="6AA909ED"/>
    <w:rsid w:val="6AD2997D"/>
    <w:rsid w:val="6AE6B8B5"/>
    <w:rsid w:val="6AF56AE8"/>
    <w:rsid w:val="6B400023"/>
    <w:rsid w:val="6B600945"/>
    <w:rsid w:val="6B8E29CA"/>
    <w:rsid w:val="6B937A7E"/>
    <w:rsid w:val="6BA0A7B7"/>
    <w:rsid w:val="6BB8EECA"/>
    <w:rsid w:val="6BC7D547"/>
    <w:rsid w:val="6BED09FD"/>
    <w:rsid w:val="6C0BF298"/>
    <w:rsid w:val="6C0C8AE6"/>
    <w:rsid w:val="6C6F0F3B"/>
    <w:rsid w:val="6C739C54"/>
    <w:rsid w:val="6C7995DA"/>
    <w:rsid w:val="6C9D76F4"/>
    <w:rsid w:val="6CA4A770"/>
    <w:rsid w:val="6CBBB91F"/>
    <w:rsid w:val="6CE22BA2"/>
    <w:rsid w:val="6CE22D90"/>
    <w:rsid w:val="6CE79272"/>
    <w:rsid w:val="6D0C8A41"/>
    <w:rsid w:val="6D29EE5D"/>
    <w:rsid w:val="6D3BFC7E"/>
    <w:rsid w:val="6D615520"/>
    <w:rsid w:val="6D836B7E"/>
    <w:rsid w:val="6DC367D2"/>
    <w:rsid w:val="6DCADF09"/>
    <w:rsid w:val="6DCC138C"/>
    <w:rsid w:val="6DD60563"/>
    <w:rsid w:val="6E095BE2"/>
    <w:rsid w:val="6E3A8167"/>
    <w:rsid w:val="6E424A88"/>
    <w:rsid w:val="6E5B63BF"/>
    <w:rsid w:val="6E70F02D"/>
    <w:rsid w:val="6E7DDC63"/>
    <w:rsid w:val="6E979B9F"/>
    <w:rsid w:val="6EC12605"/>
    <w:rsid w:val="6F013F86"/>
    <w:rsid w:val="6F0465F3"/>
    <w:rsid w:val="6F3D5F53"/>
    <w:rsid w:val="6F3DF3BD"/>
    <w:rsid w:val="6F491235"/>
    <w:rsid w:val="6F52B537"/>
    <w:rsid w:val="6F5EAC1F"/>
    <w:rsid w:val="6F88DB2C"/>
    <w:rsid w:val="6F9867E4"/>
    <w:rsid w:val="6FFDA329"/>
    <w:rsid w:val="701011A5"/>
    <w:rsid w:val="70132446"/>
    <w:rsid w:val="7053075D"/>
    <w:rsid w:val="70777167"/>
    <w:rsid w:val="707E1DB3"/>
    <w:rsid w:val="707F43E1"/>
    <w:rsid w:val="709BEC15"/>
    <w:rsid w:val="70E93D40"/>
    <w:rsid w:val="70EC03CF"/>
    <w:rsid w:val="70FB4756"/>
    <w:rsid w:val="712165CA"/>
    <w:rsid w:val="712A11D3"/>
    <w:rsid w:val="7132BE0B"/>
    <w:rsid w:val="713CE952"/>
    <w:rsid w:val="714E5A79"/>
    <w:rsid w:val="714F849E"/>
    <w:rsid w:val="71600FD4"/>
    <w:rsid w:val="716349F6"/>
    <w:rsid w:val="71AB98D0"/>
    <w:rsid w:val="71BF0C0E"/>
    <w:rsid w:val="71C06305"/>
    <w:rsid w:val="71CB6C55"/>
    <w:rsid w:val="71CBDAB8"/>
    <w:rsid w:val="71FCA53E"/>
    <w:rsid w:val="721354B2"/>
    <w:rsid w:val="726DE9EE"/>
    <w:rsid w:val="72928501"/>
    <w:rsid w:val="729EB4AF"/>
    <w:rsid w:val="72F56F75"/>
    <w:rsid w:val="72FE1152"/>
    <w:rsid w:val="7304F440"/>
    <w:rsid w:val="730E30FC"/>
    <w:rsid w:val="732F9ECB"/>
    <w:rsid w:val="7341FCCF"/>
    <w:rsid w:val="7349A1F2"/>
    <w:rsid w:val="734FF554"/>
    <w:rsid w:val="73519A49"/>
    <w:rsid w:val="73697753"/>
    <w:rsid w:val="736B78A1"/>
    <w:rsid w:val="73769F15"/>
    <w:rsid w:val="73888EF2"/>
    <w:rsid w:val="73CCF865"/>
    <w:rsid w:val="73E521D9"/>
    <w:rsid w:val="73FBB5AA"/>
    <w:rsid w:val="73FC3BDF"/>
    <w:rsid w:val="743F67EC"/>
    <w:rsid w:val="7465CEF3"/>
    <w:rsid w:val="746DEC43"/>
    <w:rsid w:val="7479239E"/>
    <w:rsid w:val="747B3951"/>
    <w:rsid w:val="74C6BB75"/>
    <w:rsid w:val="74DDA327"/>
    <w:rsid w:val="74E7B6C2"/>
    <w:rsid w:val="74EFE489"/>
    <w:rsid w:val="750EA2B3"/>
    <w:rsid w:val="755BB55E"/>
    <w:rsid w:val="756C73F1"/>
    <w:rsid w:val="75AA8BC4"/>
    <w:rsid w:val="75CA9BCD"/>
    <w:rsid w:val="75F5FD48"/>
    <w:rsid w:val="75F657B9"/>
    <w:rsid w:val="7603A30D"/>
    <w:rsid w:val="7630E50F"/>
    <w:rsid w:val="764E8D4C"/>
    <w:rsid w:val="767188F0"/>
    <w:rsid w:val="76AF9A85"/>
    <w:rsid w:val="76FA162E"/>
    <w:rsid w:val="7724AC67"/>
    <w:rsid w:val="772BBC1B"/>
    <w:rsid w:val="772F6AB8"/>
    <w:rsid w:val="7745129A"/>
    <w:rsid w:val="774C3FF2"/>
    <w:rsid w:val="77773C98"/>
    <w:rsid w:val="77B0810F"/>
    <w:rsid w:val="77C5AE43"/>
    <w:rsid w:val="77D80F09"/>
    <w:rsid w:val="77E12149"/>
    <w:rsid w:val="77FB1915"/>
    <w:rsid w:val="780E565D"/>
    <w:rsid w:val="78281D02"/>
    <w:rsid w:val="7837E537"/>
    <w:rsid w:val="785746AD"/>
    <w:rsid w:val="7894B5C6"/>
    <w:rsid w:val="78976876"/>
    <w:rsid w:val="78985D92"/>
    <w:rsid w:val="789F8265"/>
    <w:rsid w:val="78CF5CB4"/>
    <w:rsid w:val="78D26B86"/>
    <w:rsid w:val="78DC9E98"/>
    <w:rsid w:val="78E2FC5C"/>
    <w:rsid w:val="78E823E9"/>
    <w:rsid w:val="79061E12"/>
    <w:rsid w:val="79306A63"/>
    <w:rsid w:val="79897F2F"/>
    <w:rsid w:val="79D76082"/>
    <w:rsid w:val="7A229B5F"/>
    <w:rsid w:val="7A531B35"/>
    <w:rsid w:val="7A69B782"/>
    <w:rsid w:val="7A89A086"/>
    <w:rsid w:val="7A95A325"/>
    <w:rsid w:val="7AEEC44B"/>
    <w:rsid w:val="7B67B59F"/>
    <w:rsid w:val="7BA86C3C"/>
    <w:rsid w:val="7BB7357B"/>
    <w:rsid w:val="7BBC79E9"/>
    <w:rsid w:val="7BF7C69B"/>
    <w:rsid w:val="7C12D399"/>
    <w:rsid w:val="7C2FA8B4"/>
    <w:rsid w:val="7C4659FE"/>
    <w:rsid w:val="7C74A7BF"/>
    <w:rsid w:val="7C7952FD"/>
    <w:rsid w:val="7C97F38B"/>
    <w:rsid w:val="7CD033EA"/>
    <w:rsid w:val="7CF8EEE3"/>
    <w:rsid w:val="7CFECB3A"/>
    <w:rsid w:val="7D1F92FB"/>
    <w:rsid w:val="7D27D8FB"/>
    <w:rsid w:val="7D35FDBE"/>
    <w:rsid w:val="7D3F801B"/>
    <w:rsid w:val="7D43C689"/>
    <w:rsid w:val="7D520B46"/>
    <w:rsid w:val="7D953BEF"/>
    <w:rsid w:val="7DAFB7B8"/>
    <w:rsid w:val="7DB353CB"/>
    <w:rsid w:val="7DBA2600"/>
    <w:rsid w:val="7DE00B41"/>
    <w:rsid w:val="7DF06793"/>
    <w:rsid w:val="7DFE4521"/>
    <w:rsid w:val="7E145724"/>
    <w:rsid w:val="7E4FF00B"/>
    <w:rsid w:val="7E56AFDC"/>
    <w:rsid w:val="7E5A9DD0"/>
    <w:rsid w:val="7E6FD323"/>
    <w:rsid w:val="7E71F65A"/>
    <w:rsid w:val="7E8DE305"/>
    <w:rsid w:val="7EFC2E36"/>
    <w:rsid w:val="7F055767"/>
    <w:rsid w:val="7F0E45AF"/>
    <w:rsid w:val="7F2DED88"/>
    <w:rsid w:val="7F369D5F"/>
    <w:rsid w:val="7F4B11DB"/>
    <w:rsid w:val="7F68FF36"/>
    <w:rsid w:val="7FA91A29"/>
    <w:rsid w:val="7FC1C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19294"/>
  <w15:chartTrackingRefBased/>
  <w15:docId w15:val="{72DEE1B0-A3D5-4FDF-9975-0F7F31FA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0B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0B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200B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200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200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200B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200B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200B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200B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200B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2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0B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200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2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0B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2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0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20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0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3E5C968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E5C968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33A0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49A0"/>
    <w:pPr>
      <w:tabs>
        <w:tab w:val="right" w:leader="dot" w:pos="8494"/>
      </w:tabs>
      <w:spacing w:after="100"/>
    </w:pPr>
    <w:rPr>
      <w:rFonts w:cs="Times New Roman"/>
      <w:b/>
      <w:bCs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33A0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33A0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537A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2202"/>
    <w:rPr>
      <w:rFonts w:ascii="Courier New" w:hAnsi="Courier New" w:eastAsia="Times New Roman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A7278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17073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12822"/>
    <w:rPr>
      <w:b/>
      <w:bCs/>
    </w:rPr>
  </w:style>
  <w:style w:type="character" w:styleId="Emphasis">
    <w:name w:val="Emphasis"/>
    <w:basedOn w:val="DefaultParagraphFont"/>
    <w:uiPriority w:val="20"/>
    <w:qFormat/>
    <w:rsid w:val="002128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229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2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6" /><Relationship Type="http://schemas.openxmlformats.org/officeDocument/2006/relationships/image" Target="media/image14.png" Id="rId21" /><Relationship Type="http://schemas.openxmlformats.org/officeDocument/2006/relationships/hyperlink" Target="https://www.ine.pt/xportal/xmain?xpid=INE&amp;xpgid=ine_indicadores&amp;indOcorrCod=0013386&amp;contexto=bd&amp;selTab=tab2" TargetMode="External" Id="rId42" /><Relationship Type="http://schemas.openxmlformats.org/officeDocument/2006/relationships/hyperlink" Target="https://www.ine.pt/xportal/xmain?xpid=INE&amp;xpgid=ine_indicadores&amp;indOcorrCod=0014100&amp;contexto=bd&amp;selTab=tab2" TargetMode="External" Id="rId47" /><Relationship Type="http://schemas.openxmlformats.org/officeDocument/2006/relationships/hyperlink" Target="https://www.ine.pt/xportal/xmain?xpid=INE&amp;xpgid=ine_indicadores&amp;indOcorrCod=0012653&amp;contexto=bd&amp;selTab=tab2" TargetMode="External" Id="rId63" /><Relationship Type="http://schemas.openxmlformats.org/officeDocument/2006/relationships/hyperlink" Target="https://www.ine.pt/xportal/xmain?xpid=INE&amp;xpgid=ine_indicadores&amp;indOcorrCod=0008255&amp;contexto=bd&amp;selTab=tab2" TargetMode="External" Id="rId68" /><Relationship Type="http://schemas.openxmlformats.org/officeDocument/2006/relationships/image" Target="media/image9.png" Id="rId1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hyperlink" Target="https://www.ine.pt/xportal/xmain?xpid=INE&amp;xpgid=ine_indicadores&amp;indOcorrCod=0013385&amp;contexto=bd&amp;selTab=tab2" TargetMode="External" Id="rId40" /><Relationship Type="http://schemas.openxmlformats.org/officeDocument/2006/relationships/hyperlink" Target="https://www.ine.pt/xportal/xmain?xpid=INE&amp;xpgid=ine_indicadores&amp;indOcorrCod=0014064&amp;contexto=bd&amp;selTab=tab2" TargetMode="External" Id="rId45" /><Relationship Type="http://schemas.openxmlformats.org/officeDocument/2006/relationships/hyperlink" Target="https://www.ine.pt/xportal/xmain?xpid=INE&amp;xpgid=ine_indicadores&amp;indOcorrCod=0012653&amp;contexto=bd&amp;selTab=tab2" TargetMode="External" Id="rId53" /><Relationship Type="http://schemas.openxmlformats.org/officeDocument/2006/relationships/hyperlink" Target="https://www.ine.pt/xportal/xmain?xpid=INE&amp;xpgid=ine_indicadores&amp;indOcorrCod=0010376&amp;contexto=bd&amp;selTab=tab2" TargetMode="External" Id="rId58" /><Relationship Type="http://schemas.openxmlformats.org/officeDocument/2006/relationships/hyperlink" Target="https://www.ine.pt/xportal/xmain?xpid=INE&amp;xpgid=ine_indicadores&amp;indOcorrCod=0008271&amp;contexto=bd&amp;selTab=tab2" TargetMode="External" Id="rId66" /><Relationship Type="http://schemas.openxmlformats.org/officeDocument/2006/relationships/header" Target="header2.xml" Id="rId74" /><Relationship Type="http://schemas.openxmlformats.org/officeDocument/2006/relationships/webSettings" Target="webSettings.xml" Id="rId5" /><Relationship Type="http://schemas.openxmlformats.org/officeDocument/2006/relationships/hyperlink" Target="https://www.ine.pt/xportal/xmain?xpid=INE&amp;xpgid=ine_indicadores&amp;indOcorrCod=0012594&amp;contexto=bd&amp;selTab=tab2" TargetMode="External" Id="rId61" /><Relationship Type="http://schemas.openxmlformats.org/officeDocument/2006/relationships/image" Target="media/image12.png" Id="rId1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hyperlink" Target="https://datalabor.dg.ss.gov.pt/tables/assistencia-terceira-pessoa" TargetMode="External" Id="rId43" /><Relationship Type="http://schemas.openxmlformats.org/officeDocument/2006/relationships/hyperlink" Target="https://www.ine.pt/xportal/xmain?xpid=INE&amp;xpgid=ine_indicadores&amp;indOcorrCod=0012245&amp;contexto=bd&amp;selTab=tab2" TargetMode="External" Id="rId48" /><Relationship Type="http://schemas.openxmlformats.org/officeDocument/2006/relationships/hyperlink" Target="https://www.ine.pt/xportal/xmain?xpid=INE&amp;xpgid=ine_indicadores&amp;indOcorrCod=0012648&amp;contexto=bd&amp;selTab=tab2" TargetMode="External" Id="rId56" /><Relationship Type="http://schemas.openxmlformats.org/officeDocument/2006/relationships/hyperlink" Target="https://www.ine.pt/xportal/xmain?xpid=INE&amp;xpgid=ine_indicadores&amp;indOcorrCod=0013383&amp;contexto=bd&amp;selTab=tab2" TargetMode="External" Id="rId64" /><Relationship Type="http://schemas.openxmlformats.org/officeDocument/2006/relationships/hyperlink" Target="https://www.ine.pt/xportal/xmain?xpid=INE&amp;xpgid=ine_indicadores&amp;indOcorrCod=0008258&amp;contexto=bd&amp;selTab=tab2" TargetMode="External" Id="rId69" /><Relationship Type="http://schemas.openxmlformats.org/officeDocument/2006/relationships/theme" Target="theme/theme1.xml" Id="rId77" /><Relationship Type="http://schemas.openxmlformats.org/officeDocument/2006/relationships/image" Target="media/image1.png" Id="rId8" /><Relationship Type="http://schemas.openxmlformats.org/officeDocument/2006/relationships/hyperlink" Target="https://www.ine.pt/xportal/xmain?xpid=INE&amp;xpgid=ine_indicadores&amp;indOcorrCod=0000228&amp;contexto=bd&amp;selTab=tab2" TargetMode="External" Id="rId51" /><Relationship Type="http://schemas.openxmlformats.org/officeDocument/2006/relationships/header" Target="header1.xml" Id="rId72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hyperlink" Target="https://www.ine.pt/xportal/xmain?xpid=INE&amp;xpgid=ine_indicadores&amp;indOcorrCod=0013382&amp;contexto=bd&amp;selTab=tab2" TargetMode="External" Id="rId38" /><Relationship Type="http://schemas.openxmlformats.org/officeDocument/2006/relationships/hyperlink" Target="https://www.ine.pt/xportal/xmain?xpid=INE&amp;xpgid=ine_indicadores&amp;indOcorrCod=0014098&amp;contexto=bd&amp;selTab=tab2" TargetMode="External" Id="rId46" /><Relationship Type="http://schemas.openxmlformats.org/officeDocument/2006/relationships/hyperlink" Target="https://www.ine.pt/xportal/xmain?xpid=INE&amp;xpgid=ine_indicadores&amp;indOcorrCod=0012591&amp;contexto=bd&amp;selTab=tab2" TargetMode="External" Id="rId59" /><Relationship Type="http://schemas.openxmlformats.org/officeDocument/2006/relationships/hyperlink" Target="https://www.ine.pt/xportal/xmain?xpid=INE&amp;xpgid=ine_indicadores&amp;indOcorrCod=0008261&amp;contexto=bd&amp;selTab=tab2" TargetMode="External" Id="rId67" /><Relationship Type="http://schemas.openxmlformats.org/officeDocument/2006/relationships/image" Target="media/image13.png" Id="rId20" /><Relationship Type="http://schemas.openxmlformats.org/officeDocument/2006/relationships/hyperlink" Target="https://www.ine.pt/xportal/xmain?xpid=INE&amp;xpgid=ine_indicadores&amp;indOcorrCod=0013387&amp;contexto=bd&amp;selTab=tab2" TargetMode="External" Id="rId41" /><Relationship Type="http://schemas.openxmlformats.org/officeDocument/2006/relationships/hyperlink" Target="https://www.ine.pt/xportal/xmain?xpid=INE&amp;xpgid=ine_indicadores&amp;indOcorrCod=0006096&amp;contexto=bd&amp;selTab=tab2" TargetMode="External" Id="rId54" /><Relationship Type="http://schemas.openxmlformats.org/officeDocument/2006/relationships/hyperlink" Target="https://www.ine.pt/xportal/xmain?xpid=INE&amp;xpgid=ine_indicadores&amp;indOcorrCod=0012260&amp;contexto=bd&amp;selTab=tab2" TargetMode="External" Id="rId62" /><Relationship Type="http://schemas.openxmlformats.org/officeDocument/2006/relationships/hyperlink" Target="https://www.ine.pt/xportal/xmain?xpid=INE&amp;xpgid=ine_indicadores&amp;indOcorrCod=0008262&amp;contexto=bd&amp;selTab=tab2" TargetMode="External" Id="rId70" /><Relationship Type="http://schemas.openxmlformats.org/officeDocument/2006/relationships/footer" Target="footer2.xml" Id="rId75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hyperlink" Target="https://www.ine.pt/xportal/xmain?xpid=INE&amp;xpgid=ine_indicadores&amp;indOcorrCod=0013048&amp;contexto=bd&amp;selTab=tab2" TargetMode="External" Id="rId49" /><Relationship Type="http://schemas.openxmlformats.org/officeDocument/2006/relationships/hyperlink" Target="https://www.ine.pt/xportal/xmain?xpid=INE&amp;xpgid=ine_indicadores&amp;indOcorrCod=0012660&amp;contexto=bd&amp;selTab=tab2" TargetMode="External" Id="rId57" /><Relationship Type="http://schemas.openxmlformats.org/officeDocument/2006/relationships/image" Target="media/image3.png" Id="rId10" /><Relationship Type="http://schemas.openxmlformats.org/officeDocument/2006/relationships/image" Target="media/image24.png" Id="rId31" /><Relationship Type="http://schemas.openxmlformats.org/officeDocument/2006/relationships/hyperlink" Target="https://www.ine.pt/xportal/xmain?xpid=INE&amp;xpgid=ine_indicadores&amp;indOcorrCod=0012242&amp;contexto=bd&amp;selTab=tab2" TargetMode="External" Id="rId44" /><Relationship Type="http://schemas.openxmlformats.org/officeDocument/2006/relationships/hyperlink" Target="https://www.ine.pt/xportal/xmain?xpid=INE&amp;xpgid=ine_indicadores&amp;indOcorrCod=0006597&amp;contexto=bd&amp;selTab=tab2" TargetMode="External" Id="rId52" /><Relationship Type="http://schemas.openxmlformats.org/officeDocument/2006/relationships/hyperlink" Target="https://www.ine.pt/xportal/xmain?xpid=INE&amp;xpgid=ine_indicadores&amp;indOcorrCod=0009534&amp;contexto=bd&amp;selTab=tab2" TargetMode="External" Id="rId60" /><Relationship Type="http://schemas.openxmlformats.org/officeDocument/2006/relationships/hyperlink" Target="https://www.ine.pt/xportal/xmain?xpid=INE&amp;xpgid=ine_indicadores&amp;indOcorrCod=0008272&amp;contexto=bd&amp;selTab=tab2" TargetMode="External" Id="rId65" /><Relationship Type="http://schemas.openxmlformats.org/officeDocument/2006/relationships/footer" Target="footer1.xml" Id="rId73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hyperlink" Target="https://www.ine.pt/xportal/xmain?xpid=INE&amp;xpgid=ine_indicadores&amp;indOcorrCod=0013381&amp;contexto=bd&amp;selTab=tab2" TargetMode="External" Id="rId39" /><Relationship Type="http://schemas.openxmlformats.org/officeDocument/2006/relationships/image" Target="media/image27.png" Id="rId34" /><Relationship Type="http://schemas.openxmlformats.org/officeDocument/2006/relationships/hyperlink" Target="https://www.ine.pt/xportal/xmain?xpid=INE&amp;xpgid=ine_indicadores&amp;indOcorrCod=0013052&amp;contexto=bd&amp;selTab=tab2" TargetMode="External" Id="rId50" /><Relationship Type="http://schemas.openxmlformats.org/officeDocument/2006/relationships/hyperlink" Target="https://www.ine.pt/xportal/xmain?xpid=INE&amp;xpgid=ine_indicadores&amp;indOcorrCod=0012649&amp;contexto=bd&amp;selTab=tab2" TargetMode="External" Id="rId55" /><Relationship Type="http://schemas.openxmlformats.org/officeDocument/2006/relationships/fontTable" Target="fontTable.xml" Id="rId76" /><Relationship Type="http://schemas.openxmlformats.org/officeDocument/2006/relationships/endnotes" Target="endnotes.xml" Id="rId7" /><Relationship Type="http://schemas.openxmlformats.org/officeDocument/2006/relationships/hyperlink" Target="https://www.ine.pt/xportal/xmain?xpid=INE&amp;xpgid=ine_indicadores&amp;indOcorrCod=0010247&amp;contexto=bd&amp;selTab=tab2" TargetMode="External" Id="rId71" /><Relationship Type="http://schemas.openxmlformats.org/officeDocument/2006/relationships/numbering" Target="numbering.xml" Id="rId2" /><Relationship Type="http://schemas.openxmlformats.org/officeDocument/2006/relationships/image" Target="media/image22.png" Id="rId2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等线 Light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等线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F3EE6-A33E-4043-A03A-103C99390E3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André Soares</dc:creator>
  <keywords/>
  <dc:description/>
  <lastModifiedBy>André Soares</lastModifiedBy>
  <revision>633</revision>
  <dcterms:created xsi:type="dcterms:W3CDTF">2025-12-20T15:14:00.0000000Z</dcterms:created>
  <dcterms:modified xsi:type="dcterms:W3CDTF">2026-01-16T02:28:56.0058715Z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d1fe0968-812f-41d0-8cdb-9a5f4a7ad635</vt:lpwstr>
  </property>
</Properties>
</file>